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AD3CBC" w14:textId="78A8B0DA" w:rsidR="00E04584" w:rsidRDefault="007B23B7" w:rsidP="00EC3F17">
      <w:r>
        <w:rPr>
          <w:noProof/>
          <w:lang w:val="en-IN" w:eastAsia="en-IN"/>
        </w:rPr>
        <w:drawing>
          <wp:anchor distT="0" distB="0" distL="114300" distR="114300" simplePos="0" relativeHeight="251667456" behindDoc="0" locked="0" layoutInCell="1" allowOverlap="1" wp14:anchorId="7AAEA728" wp14:editId="39D02976">
            <wp:simplePos x="0" y="0"/>
            <wp:positionH relativeFrom="page">
              <wp:posOffset>9525</wp:posOffset>
            </wp:positionH>
            <wp:positionV relativeFrom="page">
              <wp:posOffset>-4445</wp:posOffset>
            </wp:positionV>
            <wp:extent cx="7560000" cy="5040000"/>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0000" cy="50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74AD9" w14:textId="3F7EA5BA" w:rsidR="00EC3F17" w:rsidRDefault="00EC3F17" w:rsidP="00EC3F17"/>
    <w:p w14:paraId="20435896" w14:textId="05328268" w:rsidR="00EC3F17" w:rsidRPr="007B23B7" w:rsidRDefault="00EC3F17" w:rsidP="007B23B7">
      <w:pPr>
        <w:pStyle w:val="ImportantNotePara"/>
      </w:pPr>
    </w:p>
    <w:p w14:paraId="72B9D365" w14:textId="44FA0EA7" w:rsidR="00EC3F17" w:rsidRDefault="00EC3F17" w:rsidP="00EC3F17"/>
    <w:p w14:paraId="5274AFB2" w14:textId="0F7A8366" w:rsidR="00EC3F17" w:rsidRDefault="00EC3F17" w:rsidP="00EC3F17"/>
    <w:p w14:paraId="4DB9B2CC" w14:textId="26B608D1" w:rsidR="00EC3F17" w:rsidRDefault="00EC3F17" w:rsidP="00EC3F17"/>
    <w:p w14:paraId="59ED32FD" w14:textId="63B102A9" w:rsidR="00EC3F17" w:rsidRDefault="00EC3F17" w:rsidP="00EC3F17"/>
    <w:p w14:paraId="10D1A0F6" w14:textId="32ADF172" w:rsidR="00EC3F17" w:rsidRDefault="00EC3F17" w:rsidP="00EC3F17"/>
    <w:p w14:paraId="3286BAA3" w14:textId="0B01E541" w:rsidR="00EC3F17" w:rsidRDefault="00EC3F17" w:rsidP="00EC3F17"/>
    <w:p w14:paraId="684C4A9E" w14:textId="55B7D244" w:rsidR="00EC3F17" w:rsidRDefault="00EC3F17" w:rsidP="00EC3F17"/>
    <w:p w14:paraId="55C3D795" w14:textId="65950D0F" w:rsidR="00EC3F17" w:rsidRDefault="00EC3F17" w:rsidP="00EC3F17"/>
    <w:p w14:paraId="05E3DB3C" w14:textId="6985AA63" w:rsidR="00EC3F17" w:rsidRDefault="00EC3F17" w:rsidP="00EC3F17"/>
    <w:p w14:paraId="673F15D3" w14:textId="290CC1D0" w:rsidR="00EC3F17" w:rsidRDefault="00EC3F17" w:rsidP="00EC3F17"/>
    <w:p w14:paraId="22BFAEF5" w14:textId="5678E8B5" w:rsidR="00840BFC" w:rsidRDefault="00840BFC" w:rsidP="00EC3F17"/>
    <w:p w14:paraId="7284A0AB" w14:textId="05C83FBE" w:rsidR="00840BFC" w:rsidRDefault="00840BFC" w:rsidP="00EC3F17"/>
    <w:p w14:paraId="2274D6A8" w14:textId="397D62B2" w:rsidR="00840BFC" w:rsidRDefault="00840BFC" w:rsidP="00EC3F17"/>
    <w:p w14:paraId="14D924FE" w14:textId="214D209F" w:rsidR="00840BFC" w:rsidRDefault="00840BFC" w:rsidP="00EC3F17"/>
    <w:p w14:paraId="0EC8FBFF" w14:textId="648C2378" w:rsidR="00840BFC" w:rsidRDefault="00E8301B" w:rsidP="00EC3F17">
      <w:r>
        <w:rPr>
          <w:noProof/>
          <w:lang w:val="en-IN" w:eastAsia="en-IN"/>
        </w:rPr>
        <mc:AlternateContent>
          <mc:Choice Requires="wps">
            <w:drawing>
              <wp:anchor distT="0" distB="0" distL="114300" distR="114300" simplePos="0" relativeHeight="251666432" behindDoc="0" locked="0" layoutInCell="1" allowOverlap="1" wp14:anchorId="2E37126E" wp14:editId="6210F3B2">
                <wp:simplePos x="0" y="0"/>
                <wp:positionH relativeFrom="column">
                  <wp:posOffset>-679781</wp:posOffset>
                </wp:positionH>
                <wp:positionV relativeFrom="paragraph">
                  <wp:posOffset>139065</wp:posOffset>
                </wp:positionV>
                <wp:extent cx="218364" cy="7047230"/>
                <wp:effectExtent l="0" t="0" r="10795" b="20320"/>
                <wp:wrapNone/>
                <wp:docPr id="11" name="Rectangle 11"/>
                <wp:cNvGraphicFramePr/>
                <a:graphic xmlns:a="http://schemas.openxmlformats.org/drawingml/2006/main">
                  <a:graphicData uri="http://schemas.microsoft.com/office/word/2010/wordprocessingShape">
                    <wps:wsp>
                      <wps:cNvSpPr/>
                      <wps:spPr>
                        <a:xfrm>
                          <a:off x="0" y="0"/>
                          <a:ext cx="218364" cy="7047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10E9F" id="Rectangle 11" o:spid="_x0000_s1026" style="position:absolute;margin-left:-53.55pt;margin-top:10.95pt;width:17.2pt;height:554.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" fillcolor="white [3212]" strokecolor="white [3212]" strokeweight="1pt"/>
            </w:pict>
          </mc:Fallback>
        </mc:AlternateContent>
      </w:r>
    </w:p>
    <w:p w14:paraId="4D0C4358" w14:textId="3AEB7C00" w:rsidR="00840BFC" w:rsidRDefault="00840BFC" w:rsidP="00EC3F17"/>
    <w:p w14:paraId="5C815AAD" w14:textId="187BA50E" w:rsidR="00840BFC" w:rsidRDefault="00840BFC" w:rsidP="00EC3F17"/>
    <w:p w14:paraId="03EA23DA" w14:textId="00AA9DF6" w:rsidR="00840BFC" w:rsidRDefault="00840BFC" w:rsidP="00EC3F17"/>
    <w:p w14:paraId="4014923F" w14:textId="18BEE708" w:rsidR="00840BFC" w:rsidRDefault="00840BFC" w:rsidP="00EC3F17"/>
    <w:p w14:paraId="2E3140A0" w14:textId="422CD972" w:rsidR="00840BFC" w:rsidRDefault="00840BFC" w:rsidP="00EC3F17"/>
    <w:p w14:paraId="4C9F6121" w14:textId="77777777" w:rsidR="00840BFC" w:rsidRDefault="00840BFC" w:rsidP="00EC3F17"/>
    <w:p w14:paraId="4A5F9DD7" w14:textId="0AE643C6" w:rsidR="00840BFC" w:rsidRDefault="00840BFC" w:rsidP="00EC3F17"/>
    <w:p w14:paraId="485C9B3E" w14:textId="7CB95D71" w:rsidR="00840BFC" w:rsidRDefault="00840BFC" w:rsidP="00EC3F17"/>
    <w:p w14:paraId="11743382" w14:textId="7499E17B" w:rsidR="00840BFC" w:rsidRDefault="00840BFC" w:rsidP="00EC3F17"/>
    <w:p w14:paraId="4AEDE544" w14:textId="759E467F" w:rsidR="00840BFC" w:rsidRDefault="00840BFC" w:rsidP="00EC3F17"/>
    <w:p w14:paraId="2E7764F2" w14:textId="6DD68811" w:rsidR="00840BFC" w:rsidRDefault="00840BFC" w:rsidP="00EC3F17"/>
    <w:p w14:paraId="036AC495" w14:textId="2DD79A22" w:rsidR="00840BFC" w:rsidRDefault="008978C4">
      <w:ins w:id="1" w:author="Gallard, Brett (LNG-AUS)" w:date="2020-02-21T15:34:00Z">
        <w:r>
          <w:rPr>
            <w:noProof/>
            <w:lang w:val="en-IN" w:eastAsia="en-IN"/>
          </w:rPr>
          <mc:AlternateContent>
            <mc:Choice Requires="wps">
              <w:drawing>
                <wp:anchor distT="0" distB="0" distL="114300" distR="114300" simplePos="0" relativeHeight="251668480" behindDoc="0" locked="0" layoutInCell="1" allowOverlap="1" wp14:anchorId="1467D16D" wp14:editId="05C619F6">
                  <wp:simplePos x="0" y="0"/>
                  <wp:positionH relativeFrom="margin">
                    <wp:align>right</wp:align>
                  </wp:positionH>
                  <wp:positionV relativeFrom="paragraph">
                    <wp:posOffset>2819400</wp:posOffset>
                  </wp:positionV>
                  <wp:extent cx="1943100" cy="21050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943100" cy="2105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32691" w14:textId="24888456" w:rsidR="006E6587" w:rsidRDefault="006E6587" w:rsidP="00B70309">
                              <w:pPr>
                                <w:jc w:val="right"/>
                                <w:rPr>
                                  <w:ins w:id="2" w:author="Gallard, Brett (LNG-AUS)" w:date="2020-02-21T15:34:00Z"/>
                                  <w:rFonts w:ascii="Segoe UI Light" w:eastAsia="Times New Roman" w:hAnsi="Segoe UI Light" w:cs="Segoe UI Light"/>
                                  <w:b/>
                                  <w:bCs/>
                                  <w:color w:val="373739"/>
                                </w:rPr>
                              </w:pPr>
                              <w:ins w:id="3" w:author="Gallard, Brett (LNG-AUS)" w:date="2020-02-21T15:34:00Z">
                                <w:r>
                                  <w:rPr>
                                    <w:noProof/>
                                    <w:lang w:val="en-IN" w:eastAsia="en-IN"/>
                                  </w:rPr>
                                  <w:drawing>
                                    <wp:inline distT="0" distB="0" distL="0" distR="0" wp14:anchorId="348DB8DC" wp14:editId="3BF9AD5C">
                                      <wp:extent cx="1259840" cy="1259840"/>
                                      <wp:effectExtent l="0" t="0" r="0" b="0"/>
                                      <wp:docPr id="767906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inline>
                                  </w:drawing>
                                </w:r>
                              </w:ins>
                            </w:p>
                            <w:p w14:paraId="2C9B46DE" w14:textId="77777777" w:rsidR="006E6587" w:rsidRPr="00B70309" w:rsidRDefault="006E6587" w:rsidP="00B70309">
                              <w:pPr>
                                <w:jc w:val="right"/>
                                <w:rPr>
                                  <w:ins w:id="4" w:author="Gallard, Brett (LNG-AUS)" w:date="2020-02-21T15:34:00Z"/>
                                  <w:rFonts w:ascii="Lato" w:eastAsia="Times New Roman" w:hAnsi="Lato" w:cs="Segoe UI Light"/>
                                  <w:color w:val="5B9BD5" w:themeColor="accent5"/>
                                  <w:sz w:val="32"/>
                                  <w:szCs w:val="36"/>
                                </w:rPr>
                              </w:pPr>
                              <w:ins w:id="5" w:author="Gallard, Brett (LNG-AUS)" w:date="2020-02-21T15:34:00Z">
                                <w:r w:rsidRPr="00B70309">
                                  <w:rPr>
                                    <w:rFonts w:ascii="Lato" w:eastAsia="Times New Roman" w:hAnsi="Lato" w:cs="Segoe UI Light"/>
                                    <w:color w:val="5B9BD5" w:themeColor="accent5"/>
                                    <w:sz w:val="32"/>
                                    <w:szCs w:val="36"/>
                                  </w:rPr>
                                  <w:t>Jay Hong</w:t>
                                </w:r>
                              </w:ins>
                            </w:p>
                            <w:p w14:paraId="1479BCA3" w14:textId="579136EE" w:rsidR="006E6587" w:rsidRDefault="004A5EA2" w:rsidP="00B70309">
                              <w:pPr>
                                <w:spacing w:after="40"/>
                                <w:jc w:val="right"/>
                                <w:rPr>
                                  <w:ins w:id="6" w:author="Gallard, Brett (LNG-AUS)" w:date="2020-02-21T15:37:00Z"/>
                                  <w:rFonts w:eastAsia="Times New Roman" w:cs="Segoe UI Light"/>
                                  <w:color w:val="373739"/>
                                  <w:sz w:val="22"/>
                                  <w:szCs w:val="28"/>
                                </w:rPr>
                              </w:pPr>
                              <w:ins w:id="7" w:author="Gallard, Brett (LNG-AUS)" w:date="2020-02-21T16:08:00Z">
                                <w:r w:rsidRPr="004A5EA2">
                                  <w:rPr>
                                    <w:rFonts w:eastAsia="Times New Roman" w:cs="Segoe UI Light"/>
                                    <w:color w:val="373739"/>
                                    <w:sz w:val="28"/>
                                    <w:szCs w:val="32"/>
                                  </w:rPr>
                                  <w:t>Account Manager</w:t>
                                </w:r>
                              </w:ins>
                              <w:ins w:id="8" w:author="Gallard, Brett (LNG-AUS)" w:date="2020-02-21T15:34:00Z">
                                <w:r w:rsidR="006E6587" w:rsidRPr="004A5EA2">
                                  <w:rPr>
                                    <w:rFonts w:eastAsia="Times New Roman" w:cs="Segoe UI Light"/>
                                    <w:color w:val="373739"/>
                                    <w:sz w:val="28"/>
                                    <w:szCs w:val="32"/>
                                  </w:rPr>
                                  <w:br/>
                                </w:r>
                              </w:ins>
                              <w:ins w:id="9" w:author="Gallard, Brett (LNG-AUS)" w:date="2020-02-21T15:37:00Z">
                                <w:r w:rsidR="006E6587">
                                  <w:rPr>
                                    <w:rFonts w:eastAsia="Times New Roman" w:cs="Segoe UI Light"/>
                                    <w:color w:val="0077CC"/>
                                    <w:sz w:val="22"/>
                                    <w:szCs w:val="28"/>
                                    <w:u w:val="single"/>
                                  </w:rPr>
                                  <w:fldChar w:fldCharType="begin"/>
                                </w:r>
                                <w:r w:rsidR="006E6587">
                                  <w:rPr>
                                    <w:rFonts w:eastAsia="Times New Roman" w:cs="Segoe UI Light"/>
                                    <w:color w:val="0077CC"/>
                                    <w:sz w:val="22"/>
                                    <w:szCs w:val="28"/>
                                    <w:u w:val="single"/>
                                  </w:rPr>
                                  <w:instrText xml:space="preserve"> HYPERLINK "mailto:</w:instrText>
                                </w:r>
                              </w:ins>
                              <w:ins w:id="10" w:author="Gallard, Brett (LNG-AUS)" w:date="2020-02-21T15:34:00Z">
                                <w:r w:rsidR="006E6587" w:rsidRPr="00B70309">
                                  <w:rPr>
                                    <w:rFonts w:eastAsia="Times New Roman" w:cs="Segoe UI Light"/>
                                    <w:color w:val="0077CC"/>
                                    <w:sz w:val="22"/>
                                    <w:szCs w:val="28"/>
                                    <w:u w:val="single"/>
                                  </w:rPr>
                                  <w:instrText>jay.hong@lexisnexis.com.au</w:instrText>
                                </w:r>
                              </w:ins>
                              <w:ins w:id="11" w:author="Gallard, Brett (LNG-AUS)" w:date="2020-02-21T15:37:00Z">
                                <w:r w:rsidR="006E6587">
                                  <w:rPr>
                                    <w:rFonts w:eastAsia="Times New Roman" w:cs="Segoe UI Light"/>
                                    <w:color w:val="0077CC"/>
                                    <w:sz w:val="22"/>
                                    <w:szCs w:val="28"/>
                                    <w:u w:val="single"/>
                                  </w:rPr>
                                  <w:instrText xml:space="preserve">" </w:instrText>
                                </w:r>
                                <w:r w:rsidR="006E6587">
                                  <w:rPr>
                                    <w:rFonts w:eastAsia="Times New Roman" w:cs="Segoe UI Light"/>
                                    <w:color w:val="0077CC"/>
                                    <w:sz w:val="22"/>
                                    <w:szCs w:val="28"/>
                                    <w:u w:val="single"/>
                                  </w:rPr>
                                  <w:fldChar w:fldCharType="separate"/>
                                </w:r>
                              </w:ins>
                              <w:ins w:id="12" w:author="Gallard, Brett (LNG-AUS)" w:date="2020-02-21T15:34:00Z">
                                <w:r w:rsidR="006E6587" w:rsidRPr="006850A2">
                                  <w:rPr>
                                    <w:rStyle w:val="Hyperlink"/>
                                    <w:rFonts w:eastAsia="Times New Roman" w:cs="Segoe UI Light"/>
                                    <w:sz w:val="22"/>
                                    <w:szCs w:val="28"/>
                                  </w:rPr>
                                  <w:t>jay.hong@lexisnexis.com.au</w:t>
                                </w:r>
                              </w:ins>
                              <w:ins w:id="13" w:author="Gallard, Brett (LNG-AUS)" w:date="2020-02-21T15:37:00Z">
                                <w:r w:rsidR="006E6587">
                                  <w:rPr>
                                    <w:rFonts w:eastAsia="Times New Roman" w:cs="Segoe UI Light"/>
                                    <w:color w:val="0077CC"/>
                                    <w:sz w:val="22"/>
                                    <w:szCs w:val="28"/>
                                    <w:u w:val="single"/>
                                  </w:rPr>
                                  <w:fldChar w:fldCharType="end"/>
                                </w:r>
                              </w:ins>
                            </w:p>
                            <w:p w14:paraId="6EC5BC25" w14:textId="69C70E3A" w:rsidR="006E6587" w:rsidRPr="004A5EA2" w:rsidRDefault="006E6587" w:rsidP="00B70309">
                              <w:pPr>
                                <w:spacing w:after="40"/>
                                <w:jc w:val="right"/>
                                <w:rPr>
                                  <w:sz w:val="24"/>
                                  <w:szCs w:val="28"/>
                                  <w:lang w:val="en-US"/>
                                </w:rPr>
                              </w:pPr>
                              <w:ins w:id="14" w:author="Gallard, Brett (LNG-AUS)" w:date="2020-02-21T15:34:00Z">
                                <w:r w:rsidRPr="00B70309">
                                  <w:rPr>
                                    <w:rFonts w:eastAsia="Times New Roman" w:cs="Segoe UI Light"/>
                                    <w:color w:val="373739"/>
                                    <w:sz w:val="22"/>
                                    <w:szCs w:val="28"/>
                                  </w:rPr>
                                  <w:t>Mobile:   +61 466 843 782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7D16D" id="Rectangle 7" o:spid="_x0000_s1026" style="position:absolute;margin-left:101.8pt;margin-top:222pt;width:153pt;height:165.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" fillcolor="white [3212]" strokecolor="white [3212]" strokeweight="1pt">
                  <v:textbox inset="0,0,0,0">
                    <w:txbxContent>
                      <w:p w14:paraId="10732691" w14:textId="24888456" w:rsidR="006E6587" w:rsidRDefault="006E6587" w:rsidP="00B70309">
                        <w:pPr>
                          <w:jc w:val="right"/>
                          <w:rPr>
                            <w:ins w:id="16" w:author="Gallard, Brett (LNG-AUS)" w:date="2020-02-21T15:34:00Z"/>
                            <w:rFonts w:ascii="Segoe UI Light" w:eastAsia="Times New Roman" w:hAnsi="Segoe UI Light" w:cs="Segoe UI Light"/>
                            <w:b/>
                            <w:bCs/>
                            <w:color w:val="373739"/>
                          </w:rPr>
                        </w:pPr>
                        <w:ins w:id="17" w:author="Gallard, Brett (LNG-AUS)" w:date="2020-02-21T15:34:00Z">
                          <w:r>
                            <w:rPr>
                              <w:noProof/>
                              <w:lang w:val="en-IN" w:eastAsia="en-IN"/>
                            </w:rPr>
                            <w:drawing>
                              <wp:inline distT="0" distB="0" distL="0" distR="0" wp14:anchorId="348DB8DC" wp14:editId="3BF9AD5C">
                                <wp:extent cx="1259840" cy="1259840"/>
                                <wp:effectExtent l="0" t="0" r="0" b="0"/>
                                <wp:docPr id="767906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inline>
                            </w:drawing>
                          </w:r>
                        </w:ins>
                      </w:p>
                      <w:p w14:paraId="2C9B46DE" w14:textId="77777777" w:rsidR="006E6587" w:rsidRPr="00B70309" w:rsidRDefault="006E6587" w:rsidP="00B70309">
                        <w:pPr>
                          <w:jc w:val="right"/>
                          <w:rPr>
                            <w:ins w:id="18" w:author="Gallard, Brett (LNG-AUS)" w:date="2020-02-21T15:34:00Z"/>
                            <w:rFonts w:ascii="Lato" w:eastAsia="Times New Roman" w:hAnsi="Lato" w:cs="Segoe UI Light"/>
                            <w:color w:val="5B9BD5" w:themeColor="accent5"/>
                            <w:sz w:val="32"/>
                            <w:szCs w:val="36"/>
                          </w:rPr>
                        </w:pPr>
                        <w:ins w:id="19" w:author="Gallard, Brett (LNG-AUS)" w:date="2020-02-21T15:34:00Z">
                          <w:r w:rsidRPr="00B70309">
                            <w:rPr>
                              <w:rFonts w:ascii="Lato" w:eastAsia="Times New Roman" w:hAnsi="Lato" w:cs="Segoe UI Light"/>
                              <w:color w:val="5B9BD5" w:themeColor="accent5"/>
                              <w:sz w:val="32"/>
                              <w:szCs w:val="36"/>
                            </w:rPr>
                            <w:t>Jay Hong</w:t>
                          </w:r>
                        </w:ins>
                      </w:p>
                      <w:p w14:paraId="1479BCA3" w14:textId="579136EE" w:rsidR="006E6587" w:rsidRDefault="004A5EA2" w:rsidP="00B70309">
                        <w:pPr>
                          <w:spacing w:after="40"/>
                          <w:jc w:val="right"/>
                          <w:rPr>
                            <w:ins w:id="20" w:author="Gallard, Brett (LNG-AUS)" w:date="2020-02-21T15:37:00Z"/>
                            <w:rFonts w:eastAsia="Times New Roman" w:cs="Segoe UI Light"/>
                            <w:color w:val="373739"/>
                            <w:sz w:val="22"/>
                            <w:szCs w:val="28"/>
                          </w:rPr>
                        </w:pPr>
                        <w:ins w:id="21" w:author="Gallard, Brett (LNG-AUS)" w:date="2020-02-21T16:08:00Z">
                          <w:r w:rsidRPr="004A5EA2">
                            <w:rPr>
                              <w:rFonts w:eastAsia="Times New Roman" w:cs="Segoe UI Light"/>
                              <w:color w:val="373739"/>
                              <w:sz w:val="28"/>
                              <w:szCs w:val="32"/>
                            </w:rPr>
                            <w:t>Account Manager</w:t>
                          </w:r>
                        </w:ins>
                        <w:ins w:id="22" w:author="Gallard, Brett (LNG-AUS)" w:date="2020-02-21T15:34:00Z">
                          <w:r w:rsidR="006E6587" w:rsidRPr="004A5EA2">
                            <w:rPr>
                              <w:rFonts w:eastAsia="Times New Roman" w:cs="Segoe UI Light"/>
                              <w:color w:val="373739"/>
                              <w:sz w:val="28"/>
                              <w:szCs w:val="32"/>
                            </w:rPr>
                            <w:br/>
                          </w:r>
                        </w:ins>
                        <w:ins w:id="23" w:author="Gallard, Brett (LNG-AUS)" w:date="2020-02-21T15:37:00Z">
                          <w:r w:rsidR="006E6587">
                            <w:rPr>
                              <w:rFonts w:eastAsia="Times New Roman" w:cs="Segoe UI Light"/>
                              <w:color w:val="0077CC"/>
                              <w:sz w:val="22"/>
                              <w:szCs w:val="28"/>
                              <w:u w:val="single"/>
                            </w:rPr>
                            <w:fldChar w:fldCharType="begin"/>
                          </w:r>
                          <w:r w:rsidR="006E6587">
                            <w:rPr>
                              <w:rFonts w:eastAsia="Times New Roman" w:cs="Segoe UI Light"/>
                              <w:color w:val="0077CC"/>
                              <w:sz w:val="22"/>
                              <w:szCs w:val="28"/>
                              <w:u w:val="single"/>
                            </w:rPr>
                            <w:instrText xml:space="preserve"> HYPERLINK "mailto:</w:instrText>
                          </w:r>
                        </w:ins>
                        <w:ins w:id="24" w:author="Gallard, Brett (LNG-AUS)" w:date="2020-02-21T15:34:00Z">
                          <w:r w:rsidR="006E6587" w:rsidRPr="00B70309">
                            <w:rPr>
                              <w:rFonts w:eastAsia="Times New Roman" w:cs="Segoe UI Light"/>
                              <w:color w:val="0077CC"/>
                              <w:sz w:val="22"/>
                              <w:szCs w:val="28"/>
                              <w:u w:val="single"/>
                            </w:rPr>
                            <w:instrText>jay.hong@lexisnexis.com.au</w:instrText>
                          </w:r>
                        </w:ins>
                        <w:ins w:id="25" w:author="Gallard, Brett (LNG-AUS)" w:date="2020-02-21T15:37:00Z">
                          <w:r w:rsidR="006E6587">
                            <w:rPr>
                              <w:rFonts w:eastAsia="Times New Roman" w:cs="Segoe UI Light"/>
                              <w:color w:val="0077CC"/>
                              <w:sz w:val="22"/>
                              <w:szCs w:val="28"/>
                              <w:u w:val="single"/>
                            </w:rPr>
                            <w:instrText xml:space="preserve">" </w:instrText>
                          </w:r>
                          <w:r w:rsidR="006E6587">
                            <w:rPr>
                              <w:rFonts w:eastAsia="Times New Roman" w:cs="Segoe UI Light"/>
                              <w:color w:val="0077CC"/>
                              <w:sz w:val="22"/>
                              <w:szCs w:val="28"/>
                              <w:u w:val="single"/>
                            </w:rPr>
                            <w:fldChar w:fldCharType="separate"/>
                          </w:r>
                        </w:ins>
                        <w:ins w:id="26" w:author="Gallard, Brett (LNG-AUS)" w:date="2020-02-21T15:34:00Z">
                          <w:r w:rsidR="006E6587" w:rsidRPr="006850A2">
                            <w:rPr>
                              <w:rStyle w:val="Hyperlink"/>
                              <w:rFonts w:eastAsia="Times New Roman" w:cs="Segoe UI Light"/>
                              <w:sz w:val="22"/>
                              <w:szCs w:val="28"/>
                            </w:rPr>
                            <w:t>jay.hong@lexisnexis.com.au</w:t>
                          </w:r>
                        </w:ins>
                        <w:ins w:id="27" w:author="Gallard, Brett (LNG-AUS)" w:date="2020-02-21T15:37:00Z">
                          <w:r w:rsidR="006E6587">
                            <w:rPr>
                              <w:rFonts w:eastAsia="Times New Roman" w:cs="Segoe UI Light"/>
                              <w:color w:val="0077CC"/>
                              <w:sz w:val="22"/>
                              <w:szCs w:val="28"/>
                              <w:u w:val="single"/>
                            </w:rPr>
                            <w:fldChar w:fldCharType="end"/>
                          </w:r>
                        </w:ins>
                      </w:p>
                      <w:p w14:paraId="6EC5BC25" w14:textId="69C70E3A" w:rsidR="006E6587" w:rsidRPr="004A5EA2" w:rsidRDefault="006E6587" w:rsidP="00B70309">
                        <w:pPr>
                          <w:spacing w:after="40"/>
                          <w:jc w:val="right"/>
                          <w:rPr>
                            <w:sz w:val="24"/>
                            <w:szCs w:val="28"/>
                            <w:lang w:val="en-US"/>
                          </w:rPr>
                        </w:pPr>
                        <w:ins w:id="28" w:author="Gallard, Brett (LNG-AUS)" w:date="2020-02-21T15:34:00Z">
                          <w:r w:rsidRPr="00B70309">
                            <w:rPr>
                              <w:rFonts w:eastAsia="Times New Roman" w:cs="Segoe UI Light"/>
                              <w:color w:val="373739"/>
                              <w:sz w:val="22"/>
                              <w:szCs w:val="28"/>
                            </w:rPr>
                            <w:t>Mobile:   +61 466 843 782</w:t>
                          </w:r>
                        </w:ins>
                      </w:p>
                    </w:txbxContent>
                  </v:textbox>
                  <w10:wrap anchorx="margin"/>
                </v:rect>
              </w:pict>
            </mc:Fallback>
          </mc:AlternateContent>
        </w:r>
      </w:ins>
      <w:r w:rsidR="0097692B">
        <w:rPr>
          <w:noProof/>
          <w:lang w:val="en-IN" w:eastAsia="en-IN"/>
        </w:rPr>
        <mc:AlternateContent>
          <mc:Choice Requires="wpg">
            <w:drawing>
              <wp:anchor distT="0" distB="0" distL="114300" distR="114300" simplePos="0" relativeHeight="251665408" behindDoc="0" locked="0" layoutInCell="1" allowOverlap="1" wp14:anchorId="4377957F" wp14:editId="3432969C">
                <wp:simplePos x="0" y="0"/>
                <wp:positionH relativeFrom="column">
                  <wp:posOffset>19050</wp:posOffset>
                </wp:positionH>
                <wp:positionV relativeFrom="page">
                  <wp:posOffset>6428740</wp:posOffset>
                </wp:positionV>
                <wp:extent cx="4105275" cy="1095375"/>
                <wp:effectExtent l="76200" t="0" r="9525" b="9525"/>
                <wp:wrapNone/>
                <wp:docPr id="4" name="Group 4"/>
                <wp:cNvGraphicFramePr/>
                <a:graphic xmlns:a="http://schemas.openxmlformats.org/drawingml/2006/main">
                  <a:graphicData uri="http://schemas.microsoft.com/office/word/2010/wordprocessingGroup">
                    <wpg:wgp>
                      <wpg:cNvGrpSpPr/>
                      <wpg:grpSpPr>
                        <a:xfrm>
                          <a:off x="0" y="0"/>
                          <a:ext cx="4105275" cy="1095375"/>
                          <a:chOff x="0" y="0"/>
                          <a:chExt cx="3568828" cy="973990"/>
                        </a:xfrm>
                      </wpg:grpSpPr>
                      <wps:wsp>
                        <wps:cNvPr id="3" name="Rectangle 3"/>
                        <wps:cNvSpPr/>
                        <wps:spPr>
                          <a:xfrm>
                            <a:off x="149395" y="0"/>
                            <a:ext cx="3419433" cy="973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929EC" w14:textId="1D1EFF22" w:rsidR="006E6587" w:rsidRPr="00E377D2" w:rsidRDefault="006E6587" w:rsidP="00C407FF">
                              <w:pPr>
                                <w:pStyle w:val="WorkbookTitle"/>
                                <w:rPr>
                                  <w:rFonts w:ascii="Lato Heavy" w:hAnsi="Lato Heavy"/>
                                  <w:b w:val="0"/>
                                  <w:color w:val="000000" w:themeColor="text1"/>
                                  <w:sz w:val="52"/>
                                </w:rPr>
                              </w:pPr>
                              <w:r w:rsidRPr="00E377D2">
                                <w:rPr>
                                  <w:rFonts w:ascii="Lato Heavy" w:hAnsi="Lato Heavy"/>
                                  <w:b w:val="0"/>
                                  <w:color w:val="000000" w:themeColor="text1"/>
                                  <w:sz w:val="52"/>
                                </w:rPr>
                                <w:t xml:space="preserve">Lexis </w:t>
                              </w:r>
                              <w:r w:rsidRPr="004B3068">
                                <w:rPr>
                                  <w:b w:val="0"/>
                                  <w:i/>
                                  <w:iCs/>
                                  <w:color w:val="000000" w:themeColor="text1"/>
                                  <w:sz w:val="52"/>
                                </w:rPr>
                                <w:t>Affinity</w:t>
                              </w:r>
                              <w:r w:rsidRPr="004B3068">
                                <w:rPr>
                                  <w:b w:val="0"/>
                                  <w:color w:val="000000" w:themeColor="text1"/>
                                  <w:sz w:val="52"/>
                                </w:rPr>
                                <w:t>™</w:t>
                              </w:r>
                              <w:r w:rsidRPr="00E377D2">
                                <w:rPr>
                                  <w:rFonts w:ascii="Lato Heavy" w:hAnsi="Lato Heavy"/>
                                  <w:b w:val="0"/>
                                  <w:color w:val="000000" w:themeColor="text1"/>
                                  <w:sz w:val="52"/>
                                </w:rPr>
                                <w:t xml:space="preserve"> </w:t>
                              </w:r>
                              <w:del w:id="15" w:author="Gallard, Brett (LNG-AUS)" w:date="2020-02-21T14:56:00Z">
                                <w:r w:rsidRPr="00E377D2" w:rsidDel="002A28C7">
                                  <w:rPr>
                                    <w:rFonts w:ascii="Lato Heavy" w:hAnsi="Lato Heavy"/>
                                    <w:b w:val="0"/>
                                    <w:color w:val="000000" w:themeColor="text1"/>
                                    <w:sz w:val="52"/>
                                  </w:rPr>
                                  <w:delText>9.1</w:delText>
                                </w:r>
                              </w:del>
                            </w:p>
                            <w:p w14:paraId="596F0D5A" w14:textId="1EDB226D" w:rsidR="006E6587" w:rsidRDefault="006E6587" w:rsidP="00C407FF">
                              <w:pPr>
                                <w:pStyle w:val="WorkbookTitle"/>
                                <w:rPr>
                                  <w:ins w:id="16" w:author="Gallard, Brett (LNG-AUS)" w:date="2020-02-21T14:56:00Z"/>
                                  <w:rFonts w:ascii="Lato Medium" w:hAnsi="Lato Medium"/>
                                  <w:b w:val="0"/>
                                  <w:color w:val="000000" w:themeColor="text1"/>
                                  <w:sz w:val="44"/>
                                </w:rPr>
                              </w:pPr>
                              <w:del w:id="17" w:author="Gallard, Brett (LNG-AUS)" w:date="2020-02-21T14:56:00Z">
                                <w:r w:rsidRPr="00E377D2" w:rsidDel="002A28C7">
                                  <w:rPr>
                                    <w:rFonts w:ascii="Lato Medium" w:hAnsi="Lato Medium"/>
                                    <w:b w:val="0"/>
                                    <w:color w:val="000000" w:themeColor="text1"/>
                                    <w:sz w:val="44"/>
                                  </w:rPr>
                                  <w:delText>Manager’s Upgrade Summary</w:delText>
                                </w:r>
                              </w:del>
                              <w:ins w:id="18" w:author="Gallard, Brett (LNG-AUS)" w:date="2020-02-21T14:56:00Z">
                                <w:r>
                                  <w:rPr>
                                    <w:rFonts w:ascii="Lato Medium" w:hAnsi="Lato Medium"/>
                                    <w:b w:val="0"/>
                                    <w:color w:val="000000" w:themeColor="text1"/>
                                    <w:sz w:val="44"/>
                                  </w:rPr>
                                  <w:t>Proposal for &lt;CUSTOMER&gt;</w:t>
                                </w:r>
                              </w:ins>
                            </w:p>
                            <w:p w14:paraId="57C47894" w14:textId="3AF345D6" w:rsidR="006E6587" w:rsidRPr="002A28C7" w:rsidRDefault="006E6587" w:rsidP="00C407FF">
                              <w:pPr>
                                <w:pStyle w:val="WorkbookTitle"/>
                                <w:rPr>
                                  <w:b w:val="0"/>
                                  <w:color w:val="5B9BD5" w:themeColor="accent5"/>
                                  <w:sz w:val="44"/>
                                </w:rPr>
                              </w:pPr>
                              <w:ins w:id="19" w:author="Gallard, Brett (LNG-AUS)" w:date="2020-02-21T14:56:00Z">
                                <w:r w:rsidRPr="002A28C7">
                                  <w:rPr>
                                    <w:b w:val="0"/>
                                    <w:color w:val="5B9BD5" w:themeColor="accent5"/>
                                    <w:sz w:val="44"/>
                                  </w:rPr>
                                  <w:t>&lt;</w:t>
                                </w:r>
                              </w:ins>
                              <w:ins w:id="20" w:author="Gallard, Brett (LNG-AUS)" w:date="2020-02-21T16:25:00Z">
                                <w:r w:rsidR="0045492F">
                                  <w:rPr>
                                    <w:b w:val="0"/>
                                    <w:color w:val="5B9BD5" w:themeColor="accent5"/>
                                    <w:sz w:val="44"/>
                                  </w:rPr>
                                  <w:t>DATE</w:t>
                                </w:r>
                              </w:ins>
                              <w:ins w:id="21" w:author="Gallard, Brett (LNG-AUS)" w:date="2020-02-21T14:56:00Z">
                                <w:r w:rsidRPr="002A28C7">
                                  <w:rPr>
                                    <w:b w:val="0"/>
                                    <w:color w:val="5B9BD5" w:themeColor="accent5"/>
                                    <w:sz w:val="44"/>
                                  </w:rPr>
                                  <w:t>&gt;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 name="Straight Connector 6"/>
                        <wps:cNvCnPr/>
                        <wps:spPr>
                          <a:xfrm flipH="1">
                            <a:off x="0" y="89302"/>
                            <a:ext cx="0" cy="827404"/>
                          </a:xfrm>
                          <a:prstGeom prst="line">
                            <a:avLst/>
                          </a:prstGeom>
                          <a:ln w="142875">
                            <a:solidFill>
                              <a:srgbClr val="E8171F"/>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77957F" id="Group 4" o:spid="_x0000_s1027" style="position:absolute;margin-left:1.5pt;margin-top:506.2pt;width:323.25pt;height:86.25pt;z-index:251665408;mso-position-vertical-relative:page;mso-width-relative:margin;mso-height-relative:margin" coordsize="35688,9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">
                <v:rect id="Rectangle 3" o:spid="_x0000_s1028" style="position:absolute;left:1493;width:34195;height:9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12ysQA&#10;AADaAAAADwAAAGRycy9kb3ducmV2LnhtbESPT2vCQBTE74LfYXlCL0U3rVAkuopUBC+l1D/g8bn7&#10;TILZtzG7xphP3y0UPA4z8xtmtmhtKRqqfeFYwdsoAUGsnSk4U7DfrYcTED4gGywdk4IHeVjM+70Z&#10;psbd+YeabchEhLBPUUEeQpVK6XVOFv3IVcTRO7vaYoiyzqSp8R7htpTvSfIhLRYcF3Ks6DMnfdne&#10;rILqdGz0ZkXf46/u+nCH1+660p1SL4N2OQURqA3P8H97YxSM4e9Kv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NdsrEAAAA2gAAAA8AAAAAAAAAAAAAAAAAmAIAAGRycy9k&#10;b3ducmV2LnhtbFBLBQYAAAAABAAEAPUAAACJAwAAAAA=&#10;" filled="f" stroked="f" strokeweight="1pt">
                  <v:textbox inset="0,0,0,0">
                    <w:txbxContent>
                      <w:p w14:paraId="1DE929EC" w14:textId="1D1EFF22" w:rsidR="006E6587" w:rsidRPr="00E377D2" w:rsidRDefault="006E6587" w:rsidP="00C407FF">
                        <w:pPr>
                          <w:pStyle w:val="WorkbookTitle"/>
                          <w:rPr>
                            <w:rFonts w:ascii="Lato Heavy" w:hAnsi="Lato Heavy"/>
                            <w:b w:val="0"/>
                            <w:color w:val="000000" w:themeColor="text1"/>
                            <w:sz w:val="52"/>
                          </w:rPr>
                        </w:pPr>
                        <w:r w:rsidRPr="00E377D2">
                          <w:rPr>
                            <w:rFonts w:ascii="Lato Heavy" w:hAnsi="Lato Heavy"/>
                            <w:b w:val="0"/>
                            <w:color w:val="000000" w:themeColor="text1"/>
                            <w:sz w:val="52"/>
                          </w:rPr>
                          <w:t xml:space="preserve">Lexis </w:t>
                        </w:r>
                        <w:r w:rsidRPr="004B3068">
                          <w:rPr>
                            <w:b w:val="0"/>
                            <w:i/>
                            <w:iCs/>
                            <w:color w:val="000000" w:themeColor="text1"/>
                            <w:sz w:val="52"/>
                          </w:rPr>
                          <w:t>Affinity</w:t>
                        </w:r>
                        <w:r w:rsidRPr="004B3068">
                          <w:rPr>
                            <w:b w:val="0"/>
                            <w:color w:val="000000" w:themeColor="text1"/>
                            <w:sz w:val="52"/>
                          </w:rPr>
                          <w:t>™</w:t>
                        </w:r>
                        <w:r w:rsidRPr="00E377D2">
                          <w:rPr>
                            <w:rFonts w:ascii="Lato Heavy" w:hAnsi="Lato Heavy"/>
                            <w:b w:val="0"/>
                            <w:color w:val="000000" w:themeColor="text1"/>
                            <w:sz w:val="52"/>
                          </w:rPr>
                          <w:t xml:space="preserve"> </w:t>
                        </w:r>
                        <w:del w:id="36" w:author="Gallard, Brett (LNG-AUS)" w:date="2020-02-21T14:56:00Z">
                          <w:r w:rsidRPr="00E377D2" w:rsidDel="002A28C7">
                            <w:rPr>
                              <w:rFonts w:ascii="Lato Heavy" w:hAnsi="Lato Heavy"/>
                              <w:b w:val="0"/>
                              <w:color w:val="000000" w:themeColor="text1"/>
                              <w:sz w:val="52"/>
                            </w:rPr>
                            <w:delText>9.1</w:delText>
                          </w:r>
                        </w:del>
                      </w:p>
                      <w:p w14:paraId="596F0D5A" w14:textId="1EDB226D" w:rsidR="006E6587" w:rsidRDefault="006E6587" w:rsidP="00C407FF">
                        <w:pPr>
                          <w:pStyle w:val="WorkbookTitle"/>
                          <w:rPr>
                            <w:ins w:id="37" w:author="Gallard, Brett (LNG-AUS)" w:date="2020-02-21T14:56:00Z"/>
                            <w:rFonts w:ascii="Lato Medium" w:hAnsi="Lato Medium"/>
                            <w:b w:val="0"/>
                            <w:color w:val="000000" w:themeColor="text1"/>
                            <w:sz w:val="44"/>
                          </w:rPr>
                        </w:pPr>
                        <w:del w:id="38" w:author="Gallard, Brett (LNG-AUS)" w:date="2020-02-21T14:56:00Z">
                          <w:r w:rsidRPr="00E377D2" w:rsidDel="002A28C7">
                            <w:rPr>
                              <w:rFonts w:ascii="Lato Medium" w:hAnsi="Lato Medium"/>
                              <w:b w:val="0"/>
                              <w:color w:val="000000" w:themeColor="text1"/>
                              <w:sz w:val="44"/>
                            </w:rPr>
                            <w:delText>Manager’s Upgrade Summary</w:delText>
                          </w:r>
                        </w:del>
                        <w:ins w:id="39" w:author="Gallard, Brett (LNG-AUS)" w:date="2020-02-21T14:56:00Z">
                          <w:r>
                            <w:rPr>
                              <w:rFonts w:ascii="Lato Medium" w:hAnsi="Lato Medium"/>
                              <w:b w:val="0"/>
                              <w:color w:val="000000" w:themeColor="text1"/>
                              <w:sz w:val="44"/>
                            </w:rPr>
                            <w:t>Proposal for &lt;CUSTOMER&gt;</w:t>
                          </w:r>
                        </w:ins>
                      </w:p>
                      <w:p w14:paraId="57C47894" w14:textId="3AF345D6" w:rsidR="006E6587" w:rsidRPr="002A28C7" w:rsidRDefault="006E6587" w:rsidP="00C407FF">
                        <w:pPr>
                          <w:pStyle w:val="WorkbookTitle"/>
                          <w:rPr>
                            <w:b w:val="0"/>
                            <w:color w:val="5B9BD5" w:themeColor="accent5"/>
                            <w:sz w:val="44"/>
                          </w:rPr>
                        </w:pPr>
                        <w:ins w:id="40" w:author="Gallard, Brett (LNG-AUS)" w:date="2020-02-21T14:56:00Z">
                          <w:r w:rsidRPr="002A28C7">
                            <w:rPr>
                              <w:b w:val="0"/>
                              <w:color w:val="5B9BD5" w:themeColor="accent5"/>
                              <w:sz w:val="44"/>
                            </w:rPr>
                            <w:t>&lt;</w:t>
                          </w:r>
                        </w:ins>
                        <w:ins w:id="41" w:author="Gallard, Brett (LNG-AUS)" w:date="2020-02-21T16:25:00Z">
                          <w:r w:rsidR="0045492F">
                            <w:rPr>
                              <w:b w:val="0"/>
                              <w:color w:val="5B9BD5" w:themeColor="accent5"/>
                              <w:sz w:val="44"/>
                            </w:rPr>
                            <w:t>DATE</w:t>
                          </w:r>
                        </w:ins>
                        <w:ins w:id="42" w:author="Gallard, Brett (LNG-AUS)" w:date="2020-02-21T14:56:00Z">
                          <w:r w:rsidRPr="002A28C7">
                            <w:rPr>
                              <w:b w:val="0"/>
                              <w:color w:val="5B9BD5" w:themeColor="accent5"/>
                              <w:sz w:val="44"/>
                            </w:rPr>
                            <w:t>&gt;</w:t>
                          </w:r>
                        </w:ins>
                      </w:p>
                    </w:txbxContent>
                  </v:textbox>
                </v:rect>
                <v:line id="Straight Connector 6" o:spid="_x0000_s1029" style="position:absolute;flip:x;visibility:visible;mso-wrap-style:square" from="0,893" to="0,9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y7acUAAADaAAAADwAAAGRycy9kb3ducmV2LnhtbESPQWvCQBSE7wX/w/KEXkrdtKCU6CpS&#10;KCQ9iI0p9PjIPpNo9m3Y3Zr037tCweMwM98wq81oOnEh51vLCl5mCQjiyuqWawXl4eP5DYQPyBo7&#10;y6Tgjzxs1pOHFabaDvxFlyLUIkLYp6igCaFPpfRVQwb9zPbE0TtaZzBE6WqpHQ4Rbjr5miQLabDl&#10;uNBgT+8NVefi1yjI9qdsng+77/KYyPzzJy+e5q5V6nE6bpcgAo3hHv5vZ1rBAm5X4g2Q6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y7acUAAADaAAAADwAAAAAAAAAA&#10;AAAAAAChAgAAZHJzL2Rvd25yZXYueG1sUEsFBgAAAAAEAAQA+QAAAJMDAAAAAA==&#10;" strokecolor="#e8171f" strokeweight="11.25pt">
                  <v:stroke joinstyle="miter"/>
                </v:line>
                <w10:wrap anchory="page"/>
              </v:group>
            </w:pict>
          </mc:Fallback>
        </mc:AlternateContent>
      </w:r>
      <w:r w:rsidR="00840BFC">
        <w:br w:type="page"/>
      </w:r>
    </w:p>
    <w:sdt>
      <w:sdtPr>
        <w:rPr>
          <w:rFonts w:ascii="Lato Light" w:eastAsiaTheme="minorHAnsi" w:hAnsi="Lato Light" w:cstheme="minorBidi"/>
          <w:color w:val="auto"/>
          <w:sz w:val="20"/>
          <w:szCs w:val="22"/>
        </w:rPr>
        <w:id w:val="1892915110"/>
        <w:docPartObj>
          <w:docPartGallery w:val="Table of Contents"/>
          <w:docPartUnique/>
        </w:docPartObj>
      </w:sdtPr>
      <w:sdtEndPr>
        <w:rPr>
          <w:b/>
          <w:bCs/>
          <w:noProof/>
        </w:rPr>
      </w:sdtEndPr>
      <w:sdtContent>
        <w:p w14:paraId="26D0FCB2" w14:textId="219A1138" w:rsidR="001E2D29" w:rsidRDefault="001E2D29" w:rsidP="00F66B72">
          <w:pPr>
            <w:pStyle w:val="TOCHeading"/>
          </w:pPr>
          <w:r w:rsidRPr="001E2D29">
            <w:t>Table of Contents</w:t>
          </w:r>
        </w:p>
        <w:p w14:paraId="2E935CDF" w14:textId="77777777" w:rsidR="004C09C6" w:rsidRPr="004C09C6" w:rsidRDefault="004C09C6" w:rsidP="004C09C6"/>
        <w:p w14:paraId="251B604E" w14:textId="692C5F8B" w:rsidR="00513186" w:rsidRDefault="001E2D29">
          <w:pPr>
            <w:pStyle w:val="TOC1"/>
            <w:rPr>
              <w:ins w:id="22" w:author="Gallard, Brett (LNG-AUS)" w:date="2020-02-24T13:35:00Z"/>
              <w:rFonts w:asciiTheme="minorHAnsi" w:eastAsiaTheme="minorEastAsia" w:hAnsiTheme="minorHAnsi"/>
              <w:noProof/>
              <w:sz w:val="22"/>
              <w:lang w:eastAsia="en-AU"/>
            </w:rPr>
          </w:pPr>
          <w:r>
            <w:fldChar w:fldCharType="begin"/>
          </w:r>
          <w:r>
            <w:instrText xml:space="preserve"> TOC \o "1-3" \h \z \u </w:instrText>
          </w:r>
          <w:r>
            <w:fldChar w:fldCharType="separate"/>
          </w:r>
          <w:ins w:id="23" w:author="Gallard, Brett (LNG-AUS)" w:date="2020-02-24T13:35:00Z">
            <w:r w:rsidR="00513186" w:rsidRPr="003D3674">
              <w:rPr>
                <w:rStyle w:val="Hyperlink"/>
                <w:noProof/>
              </w:rPr>
              <w:fldChar w:fldCharType="begin"/>
            </w:r>
            <w:r w:rsidR="00513186" w:rsidRPr="003D3674">
              <w:rPr>
                <w:rStyle w:val="Hyperlink"/>
                <w:noProof/>
              </w:rPr>
              <w:instrText xml:space="preserve"> </w:instrText>
            </w:r>
            <w:r w:rsidR="00513186">
              <w:rPr>
                <w:noProof/>
              </w:rPr>
              <w:instrText>HYPERLINK \l "_Toc33443763"</w:instrText>
            </w:r>
            <w:r w:rsidR="00513186" w:rsidRPr="003D3674">
              <w:rPr>
                <w:rStyle w:val="Hyperlink"/>
                <w:noProof/>
              </w:rPr>
              <w:instrText xml:space="preserve"> </w:instrText>
            </w:r>
            <w:r w:rsidR="00513186" w:rsidRPr="003D3674">
              <w:rPr>
                <w:rStyle w:val="Hyperlink"/>
                <w:noProof/>
              </w:rPr>
              <w:fldChar w:fldCharType="separate"/>
            </w:r>
            <w:r w:rsidR="00513186" w:rsidRPr="003D3674">
              <w:rPr>
                <w:rStyle w:val="Hyperlink"/>
                <w:noProof/>
              </w:rPr>
              <w:t>1.</w:t>
            </w:r>
            <w:r w:rsidR="00513186">
              <w:rPr>
                <w:rFonts w:asciiTheme="minorHAnsi" w:eastAsiaTheme="minorEastAsia" w:hAnsiTheme="minorHAnsi"/>
                <w:noProof/>
                <w:sz w:val="22"/>
                <w:lang w:eastAsia="en-AU"/>
              </w:rPr>
              <w:tab/>
            </w:r>
            <w:r w:rsidR="00513186" w:rsidRPr="003D3674">
              <w:rPr>
                <w:rStyle w:val="Hyperlink"/>
                <w:noProof/>
              </w:rPr>
              <w:t>Executive Summary / Our Proposal / Reason for change</w:t>
            </w:r>
            <w:r w:rsidR="00513186">
              <w:rPr>
                <w:noProof/>
                <w:webHidden/>
              </w:rPr>
              <w:tab/>
            </w:r>
            <w:r w:rsidR="00513186">
              <w:rPr>
                <w:noProof/>
                <w:webHidden/>
              </w:rPr>
              <w:fldChar w:fldCharType="begin"/>
            </w:r>
            <w:r w:rsidR="00513186">
              <w:rPr>
                <w:noProof/>
                <w:webHidden/>
              </w:rPr>
              <w:instrText xml:space="preserve"> PAGEREF _Toc33443763 \h </w:instrText>
            </w:r>
          </w:ins>
          <w:r w:rsidR="00513186">
            <w:rPr>
              <w:noProof/>
              <w:webHidden/>
            </w:rPr>
          </w:r>
          <w:r w:rsidR="00513186">
            <w:rPr>
              <w:noProof/>
              <w:webHidden/>
            </w:rPr>
            <w:fldChar w:fldCharType="separate"/>
          </w:r>
          <w:r w:rsidR="00F86A9F">
            <w:rPr>
              <w:noProof/>
              <w:webHidden/>
            </w:rPr>
            <w:t>3</w:t>
          </w:r>
          <w:ins w:id="24" w:author="Gallard, Brett (LNG-AUS)" w:date="2020-02-24T13:35:00Z">
            <w:r w:rsidR="00513186">
              <w:rPr>
                <w:noProof/>
                <w:webHidden/>
              </w:rPr>
              <w:fldChar w:fldCharType="end"/>
            </w:r>
            <w:r w:rsidR="00513186" w:rsidRPr="003D3674">
              <w:rPr>
                <w:rStyle w:val="Hyperlink"/>
                <w:noProof/>
              </w:rPr>
              <w:fldChar w:fldCharType="end"/>
            </w:r>
          </w:ins>
        </w:p>
        <w:p w14:paraId="264A5F16" w14:textId="6D0812D8" w:rsidR="00513186" w:rsidRDefault="00513186">
          <w:pPr>
            <w:pStyle w:val="TOC1"/>
            <w:rPr>
              <w:ins w:id="25" w:author="Gallard, Brett (LNG-AUS)" w:date="2020-02-24T13:35:00Z"/>
              <w:rFonts w:asciiTheme="minorHAnsi" w:eastAsiaTheme="minorEastAsia" w:hAnsiTheme="minorHAnsi"/>
              <w:noProof/>
              <w:sz w:val="22"/>
              <w:lang w:eastAsia="en-AU"/>
            </w:rPr>
          </w:pPr>
          <w:ins w:id="26"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"_Toc33443764"</w:instrText>
            </w:r>
            <w:r w:rsidRPr="003D3674">
              <w:rPr>
                <w:rStyle w:val="Hyperlink"/>
                <w:noProof/>
              </w:rPr>
              <w:instrText xml:space="preserve"> </w:instrText>
            </w:r>
            <w:r w:rsidRPr="003D3674">
              <w:rPr>
                <w:rStyle w:val="Hyperlink"/>
                <w:noProof/>
              </w:rPr>
              <w:fldChar w:fldCharType="separate"/>
            </w:r>
            <w:r w:rsidRPr="003D3674">
              <w:rPr>
                <w:rStyle w:val="Hyperlink"/>
                <w:noProof/>
              </w:rPr>
              <w:t>2.</w:t>
            </w:r>
            <w:r>
              <w:rPr>
                <w:rFonts w:asciiTheme="minorHAnsi" w:eastAsiaTheme="minorEastAsia" w:hAnsiTheme="minorHAnsi"/>
                <w:noProof/>
                <w:sz w:val="22"/>
                <w:lang w:eastAsia="en-AU"/>
              </w:rPr>
              <w:tab/>
            </w:r>
            <w:r w:rsidRPr="003D3674">
              <w:rPr>
                <w:rStyle w:val="Hyperlink"/>
                <w:noProof/>
              </w:rPr>
              <w:t>Solution Summary</w:t>
            </w:r>
            <w:r>
              <w:rPr>
                <w:noProof/>
                <w:webHidden/>
              </w:rPr>
              <w:tab/>
            </w:r>
            <w:r>
              <w:rPr>
                <w:noProof/>
                <w:webHidden/>
              </w:rPr>
              <w:fldChar w:fldCharType="begin"/>
            </w:r>
            <w:r>
              <w:rPr>
                <w:noProof/>
                <w:webHidden/>
              </w:rPr>
              <w:instrText xml:space="preserve"> PAGEREF _Toc33443764 \h </w:instrText>
            </w:r>
          </w:ins>
          <w:r>
            <w:rPr>
              <w:noProof/>
              <w:webHidden/>
            </w:rPr>
          </w:r>
          <w:r>
            <w:rPr>
              <w:noProof/>
              <w:webHidden/>
            </w:rPr>
            <w:fldChar w:fldCharType="separate"/>
          </w:r>
          <w:r w:rsidR="00F86A9F">
            <w:rPr>
              <w:b/>
              <w:bCs/>
              <w:noProof/>
              <w:webHidden/>
              <w:lang w:val="en-US"/>
            </w:rPr>
            <w:t>Error! Bookmark not defined.</w:t>
          </w:r>
          <w:ins w:id="27" w:author="Gallard, Brett (LNG-AUS)" w:date="2020-02-24T13:35:00Z">
            <w:r>
              <w:rPr>
                <w:noProof/>
                <w:webHidden/>
              </w:rPr>
              <w:fldChar w:fldCharType="end"/>
            </w:r>
            <w:r w:rsidRPr="003D3674">
              <w:rPr>
                <w:rStyle w:val="Hyperlink"/>
                <w:noProof/>
              </w:rPr>
              <w:fldChar w:fldCharType="end"/>
            </w:r>
          </w:ins>
        </w:p>
        <w:p w14:paraId="0E2EA52A" w14:textId="3452CA60" w:rsidR="00513186" w:rsidRDefault="00513186">
          <w:pPr>
            <w:pStyle w:val="TOC1"/>
            <w:rPr>
              <w:ins w:id="28" w:author="Gallard, Brett (LNG-AUS)" w:date="2020-02-24T13:35:00Z"/>
              <w:rFonts w:asciiTheme="minorHAnsi" w:eastAsiaTheme="minorEastAsia" w:hAnsiTheme="minorHAnsi"/>
              <w:noProof/>
              <w:sz w:val="22"/>
              <w:lang w:eastAsia="en-AU"/>
            </w:rPr>
          </w:pPr>
          <w:ins w:id="29"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"_Toc33443765"</w:instrText>
            </w:r>
            <w:r w:rsidRPr="003D3674">
              <w:rPr>
                <w:rStyle w:val="Hyperlink"/>
                <w:noProof/>
              </w:rPr>
              <w:instrText xml:space="preserve"> </w:instrText>
            </w:r>
            <w:r w:rsidRPr="003D3674">
              <w:rPr>
                <w:rStyle w:val="Hyperlink"/>
                <w:noProof/>
              </w:rPr>
              <w:fldChar w:fldCharType="separate"/>
            </w:r>
            <w:r w:rsidRPr="003D3674">
              <w:rPr>
                <w:rStyle w:val="Hyperlink"/>
                <w:noProof/>
              </w:rPr>
              <w:t>3.</w:t>
            </w:r>
            <w:r>
              <w:rPr>
                <w:rFonts w:asciiTheme="minorHAnsi" w:eastAsiaTheme="minorEastAsia" w:hAnsiTheme="minorHAnsi"/>
                <w:noProof/>
                <w:sz w:val="22"/>
                <w:lang w:eastAsia="en-AU"/>
              </w:rPr>
              <w:tab/>
            </w:r>
            <w:r w:rsidRPr="003D3674">
              <w:rPr>
                <w:rStyle w:val="Hyperlink"/>
                <w:noProof/>
              </w:rPr>
              <w:t>Why choose Lexis Affinity™</w:t>
            </w:r>
            <w:r>
              <w:rPr>
                <w:noProof/>
                <w:webHidden/>
              </w:rPr>
              <w:tab/>
            </w:r>
            <w:r>
              <w:rPr>
                <w:noProof/>
                <w:webHidden/>
              </w:rPr>
              <w:fldChar w:fldCharType="begin"/>
            </w:r>
            <w:r>
              <w:rPr>
                <w:noProof/>
                <w:webHidden/>
              </w:rPr>
              <w:instrText xml:space="preserve"> PAGEREF _Toc33443765 \h </w:instrText>
            </w:r>
          </w:ins>
          <w:r>
            <w:rPr>
              <w:noProof/>
              <w:webHidden/>
            </w:rPr>
          </w:r>
          <w:r>
            <w:rPr>
              <w:noProof/>
              <w:webHidden/>
            </w:rPr>
            <w:fldChar w:fldCharType="separate"/>
          </w:r>
          <w:r w:rsidR="00F86A9F">
            <w:rPr>
              <w:noProof/>
              <w:webHidden/>
            </w:rPr>
            <w:t>3</w:t>
          </w:r>
          <w:ins w:id="30" w:author="Gallard, Brett (LNG-AUS)" w:date="2020-02-24T13:35:00Z">
            <w:r>
              <w:rPr>
                <w:noProof/>
                <w:webHidden/>
              </w:rPr>
              <w:fldChar w:fldCharType="end"/>
            </w:r>
            <w:r w:rsidRPr="003D3674">
              <w:rPr>
                <w:rStyle w:val="Hyperlink"/>
                <w:noProof/>
              </w:rPr>
              <w:fldChar w:fldCharType="end"/>
            </w:r>
          </w:ins>
        </w:p>
        <w:p w14:paraId="2E82EB64" w14:textId="661266F0" w:rsidR="00513186" w:rsidRDefault="00513186">
          <w:pPr>
            <w:pStyle w:val="TOC1"/>
            <w:rPr>
              <w:ins w:id="31" w:author="Gallard, Brett (LNG-AUS)" w:date="2020-02-24T13:35:00Z"/>
              <w:rFonts w:asciiTheme="minorHAnsi" w:eastAsiaTheme="minorEastAsia" w:hAnsiTheme="minorHAnsi"/>
              <w:noProof/>
              <w:sz w:val="22"/>
              <w:lang w:eastAsia="en-AU"/>
            </w:rPr>
          </w:pPr>
          <w:ins w:id="32"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"_Toc33443766"</w:instrText>
            </w:r>
            <w:r w:rsidRPr="003D3674">
              <w:rPr>
                <w:rStyle w:val="Hyperlink"/>
                <w:noProof/>
              </w:rPr>
              <w:instrText xml:space="preserve"> </w:instrText>
            </w:r>
            <w:r w:rsidRPr="003D3674">
              <w:rPr>
                <w:rStyle w:val="Hyperlink"/>
                <w:noProof/>
              </w:rPr>
              <w:fldChar w:fldCharType="separate"/>
            </w:r>
            <w:r w:rsidRPr="003D3674">
              <w:rPr>
                <w:rStyle w:val="Hyperlink"/>
                <w:noProof/>
              </w:rPr>
              <w:t>4.</w:t>
            </w:r>
            <w:r>
              <w:rPr>
                <w:rFonts w:asciiTheme="minorHAnsi" w:eastAsiaTheme="minorEastAsia" w:hAnsiTheme="minorHAnsi"/>
                <w:noProof/>
                <w:sz w:val="22"/>
                <w:lang w:eastAsia="en-AU"/>
              </w:rPr>
              <w:tab/>
            </w:r>
            <w:r w:rsidRPr="003D3674">
              <w:rPr>
                <w:rStyle w:val="Hyperlink"/>
                <w:noProof/>
              </w:rPr>
              <w:t>Solution Specifics</w:t>
            </w:r>
            <w:r>
              <w:rPr>
                <w:noProof/>
                <w:webHidden/>
              </w:rPr>
              <w:tab/>
            </w:r>
            <w:r>
              <w:rPr>
                <w:noProof/>
                <w:webHidden/>
              </w:rPr>
              <w:fldChar w:fldCharType="begin"/>
            </w:r>
            <w:r>
              <w:rPr>
                <w:noProof/>
                <w:webHidden/>
              </w:rPr>
              <w:instrText xml:space="preserve"> PAGEREF _Toc33443766 \h </w:instrText>
            </w:r>
          </w:ins>
          <w:r>
            <w:rPr>
              <w:noProof/>
              <w:webHidden/>
            </w:rPr>
          </w:r>
          <w:r>
            <w:rPr>
              <w:noProof/>
              <w:webHidden/>
            </w:rPr>
            <w:fldChar w:fldCharType="separate"/>
          </w:r>
          <w:r w:rsidR="00F86A9F">
            <w:rPr>
              <w:noProof/>
              <w:webHidden/>
            </w:rPr>
            <w:t>3</w:t>
          </w:r>
          <w:ins w:id="33" w:author="Gallard, Brett (LNG-AUS)" w:date="2020-02-24T13:35:00Z">
            <w:r>
              <w:rPr>
                <w:noProof/>
                <w:webHidden/>
              </w:rPr>
              <w:fldChar w:fldCharType="end"/>
            </w:r>
            <w:r w:rsidRPr="003D3674">
              <w:rPr>
                <w:rStyle w:val="Hyperlink"/>
                <w:noProof/>
              </w:rPr>
              <w:fldChar w:fldCharType="end"/>
            </w:r>
          </w:ins>
        </w:p>
        <w:p w14:paraId="6F8D1878" w14:textId="13A606A2" w:rsidR="00513186" w:rsidRDefault="00513186">
          <w:pPr>
            <w:pStyle w:val="TOC1"/>
            <w:rPr>
              <w:ins w:id="34" w:author="Gallard, Brett (LNG-AUS)" w:date="2020-02-24T13:35:00Z"/>
              <w:rFonts w:asciiTheme="minorHAnsi" w:eastAsiaTheme="minorEastAsia" w:hAnsiTheme="minorHAnsi"/>
              <w:noProof/>
              <w:sz w:val="22"/>
              <w:lang w:eastAsia="en-AU"/>
            </w:rPr>
          </w:pPr>
          <w:ins w:id="35"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"_Toc33443767"</w:instrText>
            </w:r>
            <w:r w:rsidRPr="003D3674">
              <w:rPr>
                <w:rStyle w:val="Hyperlink"/>
                <w:noProof/>
              </w:rPr>
              <w:instrText xml:space="preserve"> </w:instrText>
            </w:r>
            <w:r w:rsidRPr="003D3674">
              <w:rPr>
                <w:rStyle w:val="Hyperlink"/>
                <w:noProof/>
              </w:rPr>
              <w:fldChar w:fldCharType="separate"/>
            </w:r>
            <w:r w:rsidRPr="003D3674">
              <w:rPr>
                <w:rStyle w:val="Hyperlink"/>
                <w:noProof/>
              </w:rPr>
              <w:t>5.</w:t>
            </w:r>
            <w:r>
              <w:rPr>
                <w:rFonts w:asciiTheme="minorHAnsi" w:eastAsiaTheme="minorEastAsia" w:hAnsiTheme="minorHAnsi"/>
                <w:noProof/>
                <w:sz w:val="22"/>
                <w:lang w:eastAsia="en-AU"/>
              </w:rPr>
              <w:tab/>
            </w:r>
            <w:r w:rsidRPr="003D3674">
              <w:rPr>
                <w:rStyle w:val="Hyperlink"/>
                <w:noProof/>
              </w:rPr>
              <w:t>Important notes</w:t>
            </w:r>
            <w:r>
              <w:rPr>
                <w:noProof/>
                <w:webHidden/>
              </w:rPr>
              <w:tab/>
            </w:r>
            <w:r>
              <w:rPr>
                <w:noProof/>
                <w:webHidden/>
              </w:rPr>
              <w:fldChar w:fldCharType="begin"/>
            </w:r>
            <w:r>
              <w:rPr>
                <w:noProof/>
                <w:webHidden/>
              </w:rPr>
              <w:instrText xml:space="preserve"> PAGEREF _Toc33443767 \h </w:instrText>
            </w:r>
          </w:ins>
          <w:r>
            <w:rPr>
              <w:noProof/>
              <w:webHidden/>
            </w:rPr>
          </w:r>
          <w:r>
            <w:rPr>
              <w:noProof/>
              <w:webHidden/>
            </w:rPr>
            <w:fldChar w:fldCharType="separate"/>
          </w:r>
          <w:r w:rsidR="00F86A9F">
            <w:rPr>
              <w:noProof/>
              <w:webHidden/>
            </w:rPr>
            <w:t>4</w:t>
          </w:r>
          <w:ins w:id="36" w:author="Gallard, Brett (LNG-AUS)" w:date="2020-02-24T13:35:00Z">
            <w:r>
              <w:rPr>
                <w:noProof/>
                <w:webHidden/>
              </w:rPr>
              <w:fldChar w:fldCharType="end"/>
            </w:r>
            <w:r w:rsidRPr="003D3674">
              <w:rPr>
                <w:rStyle w:val="Hyperlink"/>
                <w:noProof/>
              </w:rPr>
              <w:fldChar w:fldCharType="end"/>
            </w:r>
          </w:ins>
        </w:p>
        <w:p w14:paraId="12F095D4" w14:textId="704FDA75" w:rsidR="00513186" w:rsidRDefault="00513186">
          <w:pPr>
            <w:pStyle w:val="TOC1"/>
            <w:rPr>
              <w:ins w:id="37" w:author="Gallard, Brett (LNG-AUS)" w:date="2020-02-24T13:35:00Z"/>
              <w:rFonts w:asciiTheme="minorHAnsi" w:eastAsiaTheme="minorEastAsia" w:hAnsiTheme="minorHAnsi"/>
              <w:noProof/>
              <w:sz w:val="22"/>
              <w:lang w:eastAsia="en-AU"/>
            </w:rPr>
          </w:pPr>
          <w:ins w:id="38"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"_Toc33443768"</w:instrText>
            </w:r>
            <w:r w:rsidRPr="003D3674">
              <w:rPr>
                <w:rStyle w:val="Hyperlink"/>
                <w:noProof/>
              </w:rPr>
              <w:instrText xml:space="preserve"> </w:instrText>
            </w:r>
            <w:r w:rsidRPr="003D3674">
              <w:rPr>
                <w:rStyle w:val="Hyperlink"/>
                <w:noProof/>
              </w:rPr>
              <w:fldChar w:fldCharType="separate"/>
            </w:r>
            <w:r w:rsidRPr="003D3674">
              <w:rPr>
                <w:rStyle w:val="Hyperlink"/>
                <w:noProof/>
              </w:rPr>
              <w:t>6.</w:t>
            </w:r>
            <w:r>
              <w:rPr>
                <w:rFonts w:asciiTheme="minorHAnsi" w:eastAsiaTheme="minorEastAsia" w:hAnsiTheme="minorHAnsi"/>
                <w:noProof/>
                <w:sz w:val="22"/>
                <w:lang w:eastAsia="en-AU"/>
              </w:rPr>
              <w:tab/>
            </w:r>
            <w:r w:rsidRPr="003D3674">
              <w:rPr>
                <w:rStyle w:val="Hyperlink"/>
                <w:noProof/>
              </w:rPr>
              <w:t>Assumptions and Exclusions</w:t>
            </w:r>
            <w:r>
              <w:rPr>
                <w:noProof/>
                <w:webHidden/>
              </w:rPr>
              <w:tab/>
            </w:r>
            <w:r>
              <w:rPr>
                <w:noProof/>
                <w:webHidden/>
              </w:rPr>
              <w:fldChar w:fldCharType="begin"/>
            </w:r>
            <w:r>
              <w:rPr>
                <w:noProof/>
                <w:webHidden/>
              </w:rPr>
              <w:instrText xml:space="preserve"> PAGEREF _Toc33443768 \h </w:instrText>
            </w:r>
          </w:ins>
          <w:r>
            <w:rPr>
              <w:noProof/>
              <w:webHidden/>
            </w:rPr>
          </w:r>
          <w:r>
            <w:rPr>
              <w:noProof/>
              <w:webHidden/>
            </w:rPr>
            <w:fldChar w:fldCharType="separate"/>
          </w:r>
          <w:r w:rsidR="00F86A9F">
            <w:rPr>
              <w:noProof/>
              <w:webHidden/>
            </w:rPr>
            <w:t>4</w:t>
          </w:r>
          <w:ins w:id="39" w:author="Gallard, Brett (LNG-AUS)" w:date="2020-02-24T13:35:00Z">
            <w:r>
              <w:rPr>
                <w:noProof/>
                <w:webHidden/>
              </w:rPr>
              <w:fldChar w:fldCharType="end"/>
            </w:r>
            <w:r w:rsidRPr="003D3674">
              <w:rPr>
                <w:rStyle w:val="Hyperlink"/>
                <w:noProof/>
              </w:rPr>
              <w:fldChar w:fldCharType="end"/>
            </w:r>
          </w:ins>
        </w:p>
        <w:p w14:paraId="32B09E96" w14:textId="45BD4761" w:rsidR="00513186" w:rsidRDefault="00513186">
          <w:pPr>
            <w:pStyle w:val="TOC1"/>
            <w:rPr>
              <w:ins w:id="40" w:author="Gallard, Brett (LNG-AUS)" w:date="2020-02-24T13:35:00Z"/>
              <w:rFonts w:asciiTheme="minorHAnsi" w:eastAsiaTheme="minorEastAsia" w:hAnsiTheme="minorHAnsi"/>
              <w:noProof/>
              <w:sz w:val="22"/>
              <w:lang w:eastAsia="en-AU"/>
            </w:rPr>
          </w:pPr>
          <w:ins w:id="41"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"_Toc33443769"</w:instrText>
            </w:r>
            <w:r w:rsidRPr="003D3674">
              <w:rPr>
                <w:rStyle w:val="Hyperlink"/>
                <w:noProof/>
              </w:rPr>
              <w:instrText xml:space="preserve"> </w:instrText>
            </w:r>
            <w:r w:rsidRPr="003D3674">
              <w:rPr>
                <w:rStyle w:val="Hyperlink"/>
                <w:noProof/>
              </w:rPr>
              <w:fldChar w:fldCharType="separate"/>
            </w:r>
            <w:r w:rsidRPr="003D3674">
              <w:rPr>
                <w:rStyle w:val="Hyperlink"/>
                <w:noProof/>
              </w:rPr>
              <w:t>7.</w:t>
            </w:r>
            <w:r>
              <w:rPr>
                <w:rFonts w:asciiTheme="minorHAnsi" w:eastAsiaTheme="minorEastAsia" w:hAnsiTheme="minorHAnsi"/>
                <w:noProof/>
                <w:sz w:val="22"/>
                <w:lang w:eastAsia="en-AU"/>
              </w:rPr>
              <w:tab/>
            </w:r>
            <w:r w:rsidRPr="003D3674">
              <w:rPr>
                <w:rStyle w:val="Hyperlink"/>
                <w:noProof/>
              </w:rPr>
              <w:t>Repayments</w:t>
            </w:r>
            <w:r>
              <w:rPr>
                <w:noProof/>
                <w:webHidden/>
              </w:rPr>
              <w:tab/>
            </w:r>
            <w:r>
              <w:rPr>
                <w:noProof/>
                <w:webHidden/>
              </w:rPr>
              <w:fldChar w:fldCharType="begin"/>
            </w:r>
            <w:r>
              <w:rPr>
                <w:noProof/>
                <w:webHidden/>
              </w:rPr>
              <w:instrText xml:space="preserve"> PAGEREF _Toc33443769 \h </w:instrText>
            </w:r>
          </w:ins>
          <w:r>
            <w:rPr>
              <w:noProof/>
              <w:webHidden/>
            </w:rPr>
          </w:r>
          <w:r>
            <w:rPr>
              <w:noProof/>
              <w:webHidden/>
            </w:rPr>
            <w:fldChar w:fldCharType="separate"/>
          </w:r>
          <w:r w:rsidR="00F86A9F">
            <w:rPr>
              <w:noProof/>
              <w:webHidden/>
            </w:rPr>
            <w:t>5</w:t>
          </w:r>
          <w:ins w:id="42" w:author="Gallard, Brett (LNG-AUS)" w:date="2020-02-24T13:35:00Z">
            <w:r>
              <w:rPr>
                <w:noProof/>
                <w:webHidden/>
              </w:rPr>
              <w:fldChar w:fldCharType="end"/>
            </w:r>
            <w:r w:rsidRPr="003D3674">
              <w:rPr>
                <w:rStyle w:val="Hyperlink"/>
                <w:noProof/>
              </w:rPr>
              <w:fldChar w:fldCharType="end"/>
            </w:r>
          </w:ins>
        </w:p>
        <w:p w14:paraId="3CC0BFA7" w14:textId="7EFE4CF0" w:rsidR="00513186" w:rsidRDefault="00513186">
          <w:pPr>
            <w:pStyle w:val="TOC1"/>
            <w:rPr>
              <w:ins w:id="43" w:author="Gallard, Brett (LNG-AUS)" w:date="2020-02-24T13:35:00Z"/>
              <w:rFonts w:asciiTheme="minorHAnsi" w:eastAsiaTheme="minorEastAsia" w:hAnsiTheme="minorHAnsi"/>
              <w:noProof/>
              <w:sz w:val="22"/>
              <w:lang w:eastAsia="en-AU"/>
            </w:rPr>
          </w:pPr>
          <w:ins w:id="44"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"_Toc33443770"</w:instrText>
            </w:r>
            <w:r w:rsidRPr="003D3674">
              <w:rPr>
                <w:rStyle w:val="Hyperlink"/>
                <w:noProof/>
              </w:rPr>
              <w:instrText xml:space="preserve"> </w:instrText>
            </w:r>
            <w:r w:rsidRPr="003D3674">
              <w:rPr>
                <w:rStyle w:val="Hyperlink"/>
                <w:noProof/>
              </w:rPr>
              <w:fldChar w:fldCharType="separate"/>
            </w:r>
            <w:r w:rsidRPr="003D3674">
              <w:rPr>
                <w:rStyle w:val="Hyperlink"/>
                <w:noProof/>
              </w:rPr>
              <w:t>Appendix I - The power of Lexis Affinity™ (or something)</w:t>
            </w:r>
            <w:r>
              <w:rPr>
                <w:noProof/>
                <w:webHidden/>
              </w:rPr>
              <w:tab/>
            </w:r>
            <w:r>
              <w:rPr>
                <w:noProof/>
                <w:webHidden/>
              </w:rPr>
              <w:fldChar w:fldCharType="begin"/>
            </w:r>
            <w:r>
              <w:rPr>
                <w:noProof/>
                <w:webHidden/>
              </w:rPr>
              <w:instrText xml:space="preserve"> PAGEREF _Toc33443770 \h </w:instrText>
            </w:r>
          </w:ins>
          <w:r>
            <w:rPr>
              <w:noProof/>
              <w:webHidden/>
            </w:rPr>
          </w:r>
          <w:r>
            <w:rPr>
              <w:noProof/>
              <w:webHidden/>
            </w:rPr>
            <w:fldChar w:fldCharType="separate"/>
          </w:r>
          <w:r w:rsidR="00F86A9F">
            <w:rPr>
              <w:noProof/>
              <w:webHidden/>
            </w:rPr>
            <w:t>6</w:t>
          </w:r>
          <w:ins w:id="45" w:author="Gallard, Brett (LNG-AUS)" w:date="2020-02-24T13:35:00Z">
            <w:r>
              <w:rPr>
                <w:noProof/>
                <w:webHidden/>
              </w:rPr>
              <w:fldChar w:fldCharType="end"/>
            </w:r>
            <w:r w:rsidRPr="003D3674">
              <w:rPr>
                <w:rStyle w:val="Hyperlink"/>
                <w:noProof/>
              </w:rPr>
              <w:fldChar w:fldCharType="end"/>
            </w:r>
          </w:ins>
        </w:p>
        <w:p w14:paraId="4985375E" w14:textId="6A9CBAE5" w:rsidR="00513186" w:rsidRDefault="00513186">
          <w:pPr>
            <w:pStyle w:val="TOC2"/>
            <w:tabs>
              <w:tab w:val="right" w:leader="dot" w:pos="9736"/>
            </w:tabs>
            <w:rPr>
              <w:ins w:id="46" w:author="Gallard, Brett (LNG-AUS)" w:date="2020-02-24T13:35:00Z"/>
              <w:rFonts w:asciiTheme="minorHAnsi" w:eastAsiaTheme="minorEastAsia" w:hAnsiTheme="minorHAnsi"/>
              <w:noProof/>
              <w:sz w:val="22"/>
              <w:lang w:eastAsia="en-AU"/>
            </w:rPr>
          </w:pPr>
          <w:ins w:id="47"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"_Toc33443771"</w:instrText>
            </w:r>
            <w:r w:rsidRPr="003D3674">
              <w:rPr>
                <w:rStyle w:val="Hyperlink"/>
                <w:noProof/>
              </w:rPr>
              <w:instrText xml:space="preserve"> </w:instrText>
            </w:r>
            <w:r w:rsidRPr="003D3674">
              <w:rPr>
                <w:rStyle w:val="Hyperlink"/>
                <w:noProof/>
              </w:rPr>
              <w:fldChar w:fldCharType="separate"/>
            </w:r>
            <w:r w:rsidRPr="003D3674">
              <w:rPr>
                <w:rStyle w:val="Hyperlink"/>
                <w:noProof/>
              </w:rPr>
              <w:t>Lexis Affinity provides a range of flexible features to support the daily operation of a busy modern law practice, including:</w:t>
            </w:r>
            <w:r>
              <w:rPr>
                <w:noProof/>
                <w:webHidden/>
              </w:rPr>
              <w:tab/>
            </w:r>
            <w:r>
              <w:rPr>
                <w:noProof/>
                <w:webHidden/>
              </w:rPr>
              <w:fldChar w:fldCharType="begin"/>
            </w:r>
            <w:r>
              <w:rPr>
                <w:noProof/>
                <w:webHidden/>
              </w:rPr>
              <w:instrText xml:space="preserve"> PAGEREF _Toc33443771 \h </w:instrText>
            </w:r>
          </w:ins>
          <w:r>
            <w:rPr>
              <w:noProof/>
              <w:webHidden/>
            </w:rPr>
          </w:r>
          <w:r>
            <w:rPr>
              <w:noProof/>
              <w:webHidden/>
            </w:rPr>
            <w:fldChar w:fldCharType="separate"/>
          </w:r>
          <w:r w:rsidR="00F86A9F">
            <w:rPr>
              <w:noProof/>
              <w:webHidden/>
            </w:rPr>
            <w:t>6</w:t>
          </w:r>
          <w:ins w:id="48" w:author="Gallard, Brett (LNG-AUS)" w:date="2020-02-24T13:35:00Z">
            <w:r>
              <w:rPr>
                <w:noProof/>
                <w:webHidden/>
              </w:rPr>
              <w:fldChar w:fldCharType="end"/>
            </w:r>
            <w:r w:rsidRPr="003D3674">
              <w:rPr>
                <w:rStyle w:val="Hyperlink"/>
                <w:noProof/>
              </w:rPr>
              <w:fldChar w:fldCharType="end"/>
            </w:r>
          </w:ins>
        </w:p>
        <w:p w14:paraId="16A9F8DA" w14:textId="2F17895E" w:rsidR="00513186" w:rsidRDefault="00513186">
          <w:pPr>
            <w:pStyle w:val="TOC2"/>
            <w:tabs>
              <w:tab w:val="right" w:leader="dot" w:pos="9736"/>
            </w:tabs>
            <w:rPr>
              <w:ins w:id="49" w:author="Gallard, Brett (LNG-AUS)" w:date="2020-02-24T13:35:00Z"/>
              <w:rFonts w:asciiTheme="minorHAnsi" w:eastAsiaTheme="minorEastAsia" w:hAnsiTheme="minorHAnsi"/>
              <w:noProof/>
              <w:sz w:val="22"/>
              <w:lang w:eastAsia="en-AU"/>
            </w:rPr>
          </w:pPr>
          <w:ins w:id="50"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"_Toc33443772"</w:instrText>
            </w:r>
            <w:r w:rsidRPr="003D3674">
              <w:rPr>
                <w:rStyle w:val="Hyperlink"/>
                <w:noProof/>
              </w:rPr>
              <w:instrText xml:space="preserve"> </w:instrText>
            </w:r>
            <w:r w:rsidRPr="003D3674">
              <w:rPr>
                <w:rStyle w:val="Hyperlink"/>
                <w:noProof/>
              </w:rPr>
              <w:fldChar w:fldCharType="separate"/>
            </w:r>
            <w:r w:rsidRPr="003D3674">
              <w:rPr>
                <w:rStyle w:val="Hyperlink"/>
                <w:noProof/>
              </w:rPr>
              <w:t>Affinity also provides a range of additional optional product integrations and features:</w:t>
            </w:r>
            <w:r>
              <w:rPr>
                <w:noProof/>
                <w:webHidden/>
              </w:rPr>
              <w:tab/>
            </w:r>
            <w:r>
              <w:rPr>
                <w:noProof/>
                <w:webHidden/>
              </w:rPr>
              <w:fldChar w:fldCharType="begin"/>
            </w:r>
            <w:r>
              <w:rPr>
                <w:noProof/>
                <w:webHidden/>
              </w:rPr>
              <w:instrText xml:space="preserve"> PAGEREF _Toc33443772 \h </w:instrText>
            </w:r>
          </w:ins>
          <w:r>
            <w:rPr>
              <w:noProof/>
              <w:webHidden/>
            </w:rPr>
          </w:r>
          <w:r>
            <w:rPr>
              <w:noProof/>
              <w:webHidden/>
            </w:rPr>
            <w:fldChar w:fldCharType="separate"/>
          </w:r>
          <w:r w:rsidR="00F86A9F">
            <w:rPr>
              <w:noProof/>
              <w:webHidden/>
            </w:rPr>
            <w:t>7</w:t>
          </w:r>
          <w:ins w:id="51" w:author="Gallard, Brett (LNG-AUS)" w:date="2020-02-24T13:35:00Z">
            <w:r>
              <w:rPr>
                <w:noProof/>
                <w:webHidden/>
              </w:rPr>
              <w:fldChar w:fldCharType="end"/>
            </w:r>
            <w:r w:rsidRPr="003D3674">
              <w:rPr>
                <w:rStyle w:val="Hyperlink"/>
                <w:noProof/>
              </w:rPr>
              <w:fldChar w:fldCharType="end"/>
            </w:r>
          </w:ins>
        </w:p>
        <w:p w14:paraId="11BC85A9" w14:textId="0390E589" w:rsidR="00513186" w:rsidRDefault="00513186">
          <w:pPr>
            <w:pStyle w:val="TOC1"/>
            <w:rPr>
              <w:ins w:id="52" w:author="Gallard, Brett (LNG-AUS)" w:date="2020-02-24T13:35:00Z"/>
              <w:rFonts w:asciiTheme="minorHAnsi" w:eastAsiaTheme="minorEastAsia" w:hAnsiTheme="minorHAnsi"/>
              <w:noProof/>
              <w:sz w:val="22"/>
              <w:lang w:eastAsia="en-AU"/>
            </w:rPr>
          </w:pPr>
          <w:ins w:id="53"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"_Toc33443773"</w:instrText>
            </w:r>
            <w:r w:rsidRPr="003D3674">
              <w:rPr>
                <w:rStyle w:val="Hyperlink"/>
                <w:noProof/>
              </w:rPr>
              <w:instrText xml:space="preserve"> </w:instrText>
            </w:r>
            <w:r w:rsidRPr="003D3674">
              <w:rPr>
                <w:rStyle w:val="Hyperlink"/>
                <w:noProof/>
              </w:rPr>
              <w:fldChar w:fldCharType="separate"/>
            </w:r>
            <w:r w:rsidRPr="003D3674">
              <w:rPr>
                <w:rStyle w:val="Hyperlink"/>
                <w:noProof/>
              </w:rPr>
              <w:t>Appendix II - Upgrade with Confidence</w:t>
            </w:r>
            <w:r>
              <w:rPr>
                <w:noProof/>
                <w:webHidden/>
              </w:rPr>
              <w:tab/>
            </w:r>
            <w:r>
              <w:rPr>
                <w:noProof/>
                <w:webHidden/>
              </w:rPr>
              <w:fldChar w:fldCharType="begin"/>
            </w:r>
            <w:r>
              <w:rPr>
                <w:noProof/>
                <w:webHidden/>
              </w:rPr>
              <w:instrText xml:space="preserve"> PAGEREF _Toc33443773 \h </w:instrText>
            </w:r>
          </w:ins>
          <w:r>
            <w:rPr>
              <w:noProof/>
              <w:webHidden/>
            </w:rPr>
          </w:r>
          <w:r>
            <w:rPr>
              <w:noProof/>
              <w:webHidden/>
            </w:rPr>
            <w:fldChar w:fldCharType="separate"/>
          </w:r>
          <w:r w:rsidR="00F86A9F">
            <w:rPr>
              <w:noProof/>
              <w:webHidden/>
            </w:rPr>
            <w:t>8</w:t>
          </w:r>
          <w:ins w:id="54" w:author="Gallard, Brett (LNG-AUS)" w:date="2020-02-24T13:35:00Z">
            <w:r>
              <w:rPr>
                <w:noProof/>
                <w:webHidden/>
              </w:rPr>
              <w:fldChar w:fldCharType="end"/>
            </w:r>
            <w:r w:rsidRPr="003D3674">
              <w:rPr>
                <w:rStyle w:val="Hyperlink"/>
                <w:noProof/>
              </w:rPr>
              <w:fldChar w:fldCharType="end"/>
            </w:r>
          </w:ins>
        </w:p>
        <w:p w14:paraId="08605C4B" w14:textId="05580338" w:rsidR="00513186" w:rsidRDefault="00513186">
          <w:pPr>
            <w:pStyle w:val="TOC2"/>
            <w:tabs>
              <w:tab w:val="right" w:leader="dot" w:pos="9736"/>
            </w:tabs>
            <w:rPr>
              <w:ins w:id="55" w:author="Gallard, Brett (LNG-AUS)" w:date="2020-02-24T13:35:00Z"/>
              <w:rFonts w:asciiTheme="minorHAnsi" w:eastAsiaTheme="minorEastAsia" w:hAnsiTheme="minorHAnsi"/>
              <w:noProof/>
              <w:sz w:val="22"/>
              <w:lang w:eastAsia="en-AU"/>
            </w:rPr>
          </w:pPr>
          <w:ins w:id="56"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"_Toc33443774"</w:instrText>
            </w:r>
            <w:r w:rsidRPr="003D3674">
              <w:rPr>
                <w:rStyle w:val="Hyperlink"/>
                <w:noProof/>
              </w:rPr>
              <w:instrText xml:space="preserve"> </w:instrText>
            </w:r>
            <w:r w:rsidRPr="003D3674">
              <w:rPr>
                <w:rStyle w:val="Hyperlink"/>
                <w:noProof/>
              </w:rPr>
              <w:fldChar w:fldCharType="separate"/>
            </w:r>
            <w:r w:rsidRPr="003D3674">
              <w:rPr>
                <w:rStyle w:val="Hyperlink"/>
                <w:noProof/>
              </w:rPr>
              <w:t>Test Environment – Break the system before it breaks you</w:t>
            </w:r>
            <w:r>
              <w:rPr>
                <w:noProof/>
                <w:webHidden/>
              </w:rPr>
              <w:tab/>
            </w:r>
            <w:r>
              <w:rPr>
                <w:noProof/>
                <w:webHidden/>
              </w:rPr>
              <w:fldChar w:fldCharType="begin"/>
            </w:r>
            <w:r>
              <w:rPr>
                <w:noProof/>
                <w:webHidden/>
              </w:rPr>
              <w:instrText xml:space="preserve"> PAGEREF _Toc33443774 \h </w:instrText>
            </w:r>
          </w:ins>
          <w:r>
            <w:rPr>
              <w:noProof/>
              <w:webHidden/>
            </w:rPr>
          </w:r>
          <w:r>
            <w:rPr>
              <w:noProof/>
              <w:webHidden/>
            </w:rPr>
            <w:fldChar w:fldCharType="separate"/>
          </w:r>
          <w:r w:rsidR="00F86A9F">
            <w:rPr>
              <w:noProof/>
              <w:webHidden/>
            </w:rPr>
            <w:t>8</w:t>
          </w:r>
          <w:ins w:id="57" w:author="Gallard, Brett (LNG-AUS)" w:date="2020-02-24T13:35:00Z">
            <w:r>
              <w:rPr>
                <w:noProof/>
                <w:webHidden/>
              </w:rPr>
              <w:fldChar w:fldCharType="end"/>
            </w:r>
            <w:r w:rsidRPr="003D3674">
              <w:rPr>
                <w:rStyle w:val="Hyperlink"/>
                <w:noProof/>
              </w:rPr>
              <w:fldChar w:fldCharType="end"/>
            </w:r>
          </w:ins>
        </w:p>
        <w:p w14:paraId="73C1700D" w14:textId="7BBC4987" w:rsidR="00513186" w:rsidRDefault="00513186">
          <w:pPr>
            <w:pStyle w:val="TOC2"/>
            <w:tabs>
              <w:tab w:val="right" w:leader="dot" w:pos="9736"/>
            </w:tabs>
            <w:rPr>
              <w:ins w:id="58" w:author="Gallard, Brett (LNG-AUS)" w:date="2020-02-24T13:35:00Z"/>
              <w:rFonts w:asciiTheme="minorHAnsi" w:eastAsiaTheme="minorEastAsia" w:hAnsiTheme="minorHAnsi"/>
              <w:noProof/>
              <w:sz w:val="22"/>
              <w:lang w:eastAsia="en-AU"/>
            </w:rPr>
          </w:pPr>
          <w:ins w:id="59" w:author="Gallard, Brett (LNG-AUS)" w:date="2020-02-24T13:35:00Z">
            <w:r w:rsidRPr="003D3674">
              <w:rPr>
                <w:rStyle w:val="Hyperlink"/>
                <w:noProof/>
              </w:rPr>
              <w:fldChar w:fldCharType="begin"/>
            </w:r>
            <w:r w:rsidRPr="003D3674">
              <w:rPr>
                <w:rStyle w:val="Hyperlink"/>
                <w:noProof/>
              </w:rPr>
              <w:instrText xml:space="preserve"> </w:instrText>
            </w:r>
            <w:r>
              <w:rPr>
                <w:noProof/>
              </w:rPr>
              <w:instrText>HYPERLINK \l "_Toc33443775"</w:instrText>
            </w:r>
            <w:r w:rsidRPr="003D3674">
              <w:rPr>
                <w:rStyle w:val="Hyperlink"/>
                <w:noProof/>
              </w:rPr>
              <w:instrText xml:space="preserve"> </w:instrText>
            </w:r>
            <w:r w:rsidRPr="003D3674">
              <w:rPr>
                <w:rStyle w:val="Hyperlink"/>
                <w:noProof/>
              </w:rPr>
              <w:fldChar w:fldCharType="separate"/>
            </w:r>
            <w:r w:rsidRPr="003D3674">
              <w:rPr>
                <w:rStyle w:val="Hyperlink"/>
                <w:noProof/>
              </w:rPr>
              <w:t>How we can help improve your upgrade success</w:t>
            </w:r>
            <w:r>
              <w:rPr>
                <w:noProof/>
                <w:webHidden/>
              </w:rPr>
              <w:tab/>
            </w:r>
            <w:r>
              <w:rPr>
                <w:noProof/>
                <w:webHidden/>
              </w:rPr>
              <w:fldChar w:fldCharType="begin"/>
            </w:r>
            <w:r>
              <w:rPr>
                <w:noProof/>
                <w:webHidden/>
              </w:rPr>
              <w:instrText xml:space="preserve"> PAGEREF _Toc33443775 \h </w:instrText>
            </w:r>
          </w:ins>
          <w:r>
            <w:rPr>
              <w:noProof/>
              <w:webHidden/>
            </w:rPr>
          </w:r>
          <w:r>
            <w:rPr>
              <w:noProof/>
              <w:webHidden/>
            </w:rPr>
            <w:fldChar w:fldCharType="separate"/>
          </w:r>
          <w:r w:rsidR="00F86A9F">
            <w:rPr>
              <w:noProof/>
              <w:webHidden/>
            </w:rPr>
            <w:t>8</w:t>
          </w:r>
          <w:ins w:id="60" w:author="Gallard, Brett (LNG-AUS)" w:date="2020-02-24T13:35:00Z">
            <w:r>
              <w:rPr>
                <w:noProof/>
                <w:webHidden/>
              </w:rPr>
              <w:fldChar w:fldCharType="end"/>
            </w:r>
            <w:r w:rsidRPr="003D3674">
              <w:rPr>
                <w:rStyle w:val="Hyperlink"/>
                <w:noProof/>
              </w:rPr>
              <w:fldChar w:fldCharType="end"/>
            </w:r>
          </w:ins>
        </w:p>
        <w:p w14:paraId="7ACE9D8A" w14:textId="122EB67C" w:rsidR="00F66B72" w:rsidDel="004A5EA2" w:rsidRDefault="00F66B72">
          <w:pPr>
            <w:pStyle w:val="TOC1"/>
            <w:rPr>
              <w:del w:id="61" w:author="Gallard, Brett (LNG-AUS)" w:date="2020-02-21T16:09:00Z"/>
              <w:rFonts w:asciiTheme="minorHAnsi" w:eastAsiaTheme="minorEastAsia" w:hAnsiTheme="minorHAnsi"/>
              <w:noProof/>
              <w:sz w:val="22"/>
              <w:lang w:eastAsia="en-AU"/>
            </w:rPr>
          </w:pPr>
          <w:del w:id="62" w:author="Gallard, Brett (LNG-AUS)" w:date="2020-02-21T16:09:00Z">
            <w:r w:rsidRPr="004A5EA2" w:rsidDel="004A5EA2">
              <w:rPr>
                <w:rStyle w:val="Hyperlink"/>
                <w:noProof/>
              </w:rPr>
              <w:delText>1.</w:delText>
            </w:r>
            <w:r w:rsidDel="004A5EA2">
              <w:rPr>
                <w:rFonts w:asciiTheme="minorHAnsi" w:eastAsiaTheme="minorEastAsia" w:hAnsiTheme="minorHAnsi"/>
                <w:noProof/>
                <w:sz w:val="22"/>
                <w:lang w:eastAsia="en-AU"/>
              </w:rPr>
              <w:tab/>
            </w:r>
            <w:r w:rsidRPr="004A5EA2" w:rsidDel="004A5EA2">
              <w:rPr>
                <w:rStyle w:val="Hyperlink"/>
                <w:noProof/>
              </w:rPr>
              <w:delText>Executive Summary / Our Proposal / Reason for change</w:delText>
            </w:r>
            <w:r w:rsidDel="004A5EA2">
              <w:rPr>
                <w:noProof/>
                <w:webHidden/>
              </w:rPr>
              <w:tab/>
              <w:delText>3</w:delText>
            </w:r>
          </w:del>
        </w:p>
        <w:p w14:paraId="637E9FA8" w14:textId="48C249DC" w:rsidR="00F66B72" w:rsidDel="004A5EA2" w:rsidRDefault="00F66B72">
          <w:pPr>
            <w:pStyle w:val="TOC1"/>
            <w:rPr>
              <w:del w:id="63" w:author="Gallard, Brett (LNG-AUS)" w:date="2020-02-21T16:09:00Z"/>
              <w:rFonts w:asciiTheme="minorHAnsi" w:eastAsiaTheme="minorEastAsia" w:hAnsiTheme="minorHAnsi"/>
              <w:noProof/>
              <w:sz w:val="22"/>
              <w:lang w:eastAsia="en-AU"/>
            </w:rPr>
          </w:pPr>
          <w:del w:id="64" w:author="Gallard, Brett (LNG-AUS)" w:date="2020-02-21T16:09:00Z">
            <w:r w:rsidRPr="004A5EA2" w:rsidDel="004A5EA2">
              <w:rPr>
                <w:rStyle w:val="Hyperlink"/>
                <w:noProof/>
              </w:rPr>
              <w:delText>2.</w:delText>
            </w:r>
            <w:r w:rsidDel="004A5EA2">
              <w:rPr>
                <w:rFonts w:asciiTheme="minorHAnsi" w:eastAsiaTheme="minorEastAsia" w:hAnsiTheme="minorHAnsi"/>
                <w:noProof/>
                <w:sz w:val="22"/>
                <w:lang w:eastAsia="en-AU"/>
              </w:rPr>
              <w:tab/>
            </w:r>
            <w:r w:rsidRPr="004A5EA2" w:rsidDel="004A5EA2">
              <w:rPr>
                <w:rStyle w:val="Hyperlink"/>
                <w:noProof/>
              </w:rPr>
              <w:delText>Solution Summary</w:delText>
            </w:r>
            <w:r w:rsidDel="004A5EA2">
              <w:rPr>
                <w:noProof/>
                <w:webHidden/>
              </w:rPr>
              <w:tab/>
              <w:delText>3</w:delText>
            </w:r>
          </w:del>
        </w:p>
        <w:p w14:paraId="0BBFD8DC" w14:textId="0F645440" w:rsidR="00F66B72" w:rsidDel="004A5EA2" w:rsidRDefault="00F66B72">
          <w:pPr>
            <w:pStyle w:val="TOC1"/>
            <w:rPr>
              <w:del w:id="65" w:author="Gallard, Brett (LNG-AUS)" w:date="2020-02-21T16:09:00Z"/>
              <w:rFonts w:asciiTheme="minorHAnsi" w:eastAsiaTheme="minorEastAsia" w:hAnsiTheme="minorHAnsi"/>
              <w:noProof/>
              <w:sz w:val="22"/>
              <w:lang w:eastAsia="en-AU"/>
            </w:rPr>
          </w:pPr>
          <w:del w:id="66" w:author="Gallard, Brett (LNG-AUS)" w:date="2020-02-21T16:09:00Z">
            <w:r w:rsidRPr="004A5EA2" w:rsidDel="004A5EA2">
              <w:rPr>
                <w:rStyle w:val="Hyperlink"/>
                <w:noProof/>
              </w:rPr>
              <w:delText>3.</w:delText>
            </w:r>
            <w:r w:rsidDel="004A5EA2">
              <w:rPr>
                <w:rFonts w:asciiTheme="minorHAnsi" w:eastAsiaTheme="minorEastAsia" w:hAnsiTheme="minorHAnsi"/>
                <w:noProof/>
                <w:sz w:val="22"/>
                <w:lang w:eastAsia="en-AU"/>
              </w:rPr>
              <w:tab/>
            </w:r>
            <w:r w:rsidRPr="004A5EA2" w:rsidDel="004A5EA2">
              <w:rPr>
                <w:rStyle w:val="Hyperlink"/>
                <w:noProof/>
              </w:rPr>
              <w:delText>Why choose Lexis Affinity™</w:delText>
            </w:r>
            <w:r w:rsidDel="004A5EA2">
              <w:rPr>
                <w:noProof/>
                <w:webHidden/>
              </w:rPr>
              <w:tab/>
              <w:delText>3</w:delText>
            </w:r>
          </w:del>
        </w:p>
        <w:p w14:paraId="59EF27D1" w14:textId="218FAEBA" w:rsidR="00F66B72" w:rsidDel="004A5EA2" w:rsidRDefault="00F66B72">
          <w:pPr>
            <w:pStyle w:val="TOC1"/>
            <w:rPr>
              <w:del w:id="67" w:author="Gallard, Brett (LNG-AUS)" w:date="2020-02-21T16:09:00Z"/>
              <w:rFonts w:asciiTheme="minorHAnsi" w:eastAsiaTheme="minorEastAsia" w:hAnsiTheme="minorHAnsi"/>
              <w:noProof/>
              <w:sz w:val="22"/>
              <w:lang w:eastAsia="en-AU"/>
            </w:rPr>
          </w:pPr>
          <w:del w:id="68" w:author="Gallard, Brett (LNG-AUS)" w:date="2020-02-21T16:09:00Z">
            <w:r w:rsidRPr="004A5EA2" w:rsidDel="004A5EA2">
              <w:rPr>
                <w:rStyle w:val="Hyperlink"/>
                <w:noProof/>
              </w:rPr>
              <w:delText>4.</w:delText>
            </w:r>
            <w:r w:rsidDel="004A5EA2">
              <w:rPr>
                <w:rFonts w:asciiTheme="minorHAnsi" w:eastAsiaTheme="minorEastAsia" w:hAnsiTheme="minorHAnsi"/>
                <w:noProof/>
                <w:sz w:val="22"/>
                <w:lang w:eastAsia="en-AU"/>
              </w:rPr>
              <w:tab/>
            </w:r>
            <w:r w:rsidRPr="004A5EA2" w:rsidDel="004A5EA2">
              <w:rPr>
                <w:rStyle w:val="Hyperlink"/>
                <w:noProof/>
              </w:rPr>
              <w:delText>Solution Specifics</w:delText>
            </w:r>
            <w:r w:rsidDel="004A5EA2">
              <w:rPr>
                <w:noProof/>
                <w:webHidden/>
              </w:rPr>
              <w:tab/>
              <w:delText>4</w:delText>
            </w:r>
          </w:del>
        </w:p>
        <w:p w14:paraId="46D76A19" w14:textId="2D71B19A" w:rsidR="00F66B72" w:rsidDel="004A5EA2" w:rsidRDefault="00F66B72">
          <w:pPr>
            <w:pStyle w:val="TOC1"/>
            <w:rPr>
              <w:del w:id="69" w:author="Gallard, Brett (LNG-AUS)" w:date="2020-02-21T16:09:00Z"/>
              <w:rFonts w:asciiTheme="minorHAnsi" w:eastAsiaTheme="minorEastAsia" w:hAnsiTheme="minorHAnsi"/>
              <w:noProof/>
              <w:sz w:val="22"/>
              <w:lang w:eastAsia="en-AU"/>
            </w:rPr>
          </w:pPr>
          <w:del w:id="70" w:author="Gallard, Brett (LNG-AUS)" w:date="2020-02-21T16:09:00Z">
            <w:r w:rsidRPr="004A5EA2" w:rsidDel="004A5EA2">
              <w:rPr>
                <w:rStyle w:val="Hyperlink"/>
                <w:noProof/>
              </w:rPr>
              <w:delText>5.</w:delText>
            </w:r>
            <w:r w:rsidDel="004A5EA2">
              <w:rPr>
                <w:rFonts w:asciiTheme="minorHAnsi" w:eastAsiaTheme="minorEastAsia" w:hAnsiTheme="minorHAnsi"/>
                <w:noProof/>
                <w:sz w:val="22"/>
                <w:lang w:eastAsia="en-AU"/>
              </w:rPr>
              <w:tab/>
            </w:r>
            <w:r w:rsidRPr="004A5EA2" w:rsidDel="004A5EA2">
              <w:rPr>
                <w:rStyle w:val="Hyperlink"/>
                <w:noProof/>
              </w:rPr>
              <w:delText>Important notes</w:delText>
            </w:r>
            <w:r w:rsidDel="004A5EA2">
              <w:rPr>
                <w:noProof/>
                <w:webHidden/>
              </w:rPr>
              <w:tab/>
              <w:delText>4</w:delText>
            </w:r>
          </w:del>
        </w:p>
        <w:p w14:paraId="510E0D82" w14:textId="50E2E025" w:rsidR="00F66B72" w:rsidDel="004A5EA2" w:rsidRDefault="00F66B72">
          <w:pPr>
            <w:pStyle w:val="TOC1"/>
            <w:rPr>
              <w:del w:id="71" w:author="Gallard, Brett (LNG-AUS)" w:date="2020-02-21T16:09:00Z"/>
              <w:rFonts w:asciiTheme="minorHAnsi" w:eastAsiaTheme="minorEastAsia" w:hAnsiTheme="minorHAnsi"/>
              <w:noProof/>
              <w:sz w:val="22"/>
              <w:lang w:eastAsia="en-AU"/>
            </w:rPr>
          </w:pPr>
          <w:del w:id="72" w:author="Gallard, Brett (LNG-AUS)" w:date="2020-02-21T16:09:00Z">
            <w:r w:rsidRPr="004A5EA2" w:rsidDel="004A5EA2">
              <w:rPr>
                <w:rStyle w:val="Hyperlink"/>
                <w:noProof/>
              </w:rPr>
              <w:delText>6.</w:delText>
            </w:r>
            <w:r w:rsidDel="004A5EA2">
              <w:rPr>
                <w:rFonts w:asciiTheme="minorHAnsi" w:eastAsiaTheme="minorEastAsia" w:hAnsiTheme="minorHAnsi"/>
                <w:noProof/>
                <w:sz w:val="22"/>
                <w:lang w:eastAsia="en-AU"/>
              </w:rPr>
              <w:tab/>
            </w:r>
            <w:r w:rsidRPr="004A5EA2" w:rsidDel="004A5EA2">
              <w:rPr>
                <w:rStyle w:val="Hyperlink"/>
                <w:noProof/>
              </w:rPr>
              <w:delText>Assumptions and Exclusions</w:delText>
            </w:r>
            <w:r w:rsidDel="004A5EA2">
              <w:rPr>
                <w:noProof/>
                <w:webHidden/>
              </w:rPr>
              <w:tab/>
              <w:delText>5</w:delText>
            </w:r>
          </w:del>
        </w:p>
        <w:p w14:paraId="2329188F" w14:textId="77694D8C" w:rsidR="00F66B72" w:rsidDel="004A5EA2" w:rsidRDefault="00F66B72">
          <w:pPr>
            <w:pStyle w:val="TOC1"/>
            <w:rPr>
              <w:del w:id="73" w:author="Gallard, Brett (LNG-AUS)" w:date="2020-02-21T16:09:00Z"/>
              <w:rFonts w:asciiTheme="minorHAnsi" w:eastAsiaTheme="minorEastAsia" w:hAnsiTheme="minorHAnsi"/>
              <w:noProof/>
              <w:sz w:val="22"/>
              <w:lang w:eastAsia="en-AU"/>
            </w:rPr>
          </w:pPr>
          <w:del w:id="74" w:author="Gallard, Brett (LNG-AUS)" w:date="2020-02-21T16:09:00Z">
            <w:r w:rsidRPr="004A5EA2" w:rsidDel="004A5EA2">
              <w:rPr>
                <w:rStyle w:val="Hyperlink"/>
                <w:noProof/>
              </w:rPr>
              <w:delText>7.</w:delText>
            </w:r>
            <w:r w:rsidDel="004A5EA2">
              <w:rPr>
                <w:rFonts w:asciiTheme="minorHAnsi" w:eastAsiaTheme="minorEastAsia" w:hAnsiTheme="minorHAnsi"/>
                <w:noProof/>
                <w:sz w:val="22"/>
                <w:lang w:eastAsia="en-AU"/>
              </w:rPr>
              <w:tab/>
            </w:r>
            <w:r w:rsidRPr="004A5EA2" w:rsidDel="004A5EA2">
              <w:rPr>
                <w:rStyle w:val="Hyperlink"/>
                <w:noProof/>
              </w:rPr>
              <w:delText>Repayments</w:delText>
            </w:r>
            <w:r w:rsidDel="004A5EA2">
              <w:rPr>
                <w:noProof/>
                <w:webHidden/>
              </w:rPr>
              <w:tab/>
              <w:delText>5</w:delText>
            </w:r>
          </w:del>
        </w:p>
        <w:p w14:paraId="7A9FE1BD" w14:textId="485B18D7" w:rsidR="00F66B72" w:rsidDel="004A5EA2" w:rsidRDefault="00F66B72">
          <w:pPr>
            <w:pStyle w:val="TOC1"/>
            <w:rPr>
              <w:del w:id="75" w:author="Gallard, Brett (LNG-AUS)" w:date="2020-02-21T16:09:00Z"/>
              <w:rFonts w:asciiTheme="minorHAnsi" w:eastAsiaTheme="minorEastAsia" w:hAnsiTheme="minorHAnsi"/>
              <w:noProof/>
              <w:sz w:val="22"/>
              <w:lang w:eastAsia="en-AU"/>
            </w:rPr>
          </w:pPr>
          <w:del w:id="76" w:author="Gallard, Brett (LNG-AUS)" w:date="2020-02-21T16:09:00Z">
            <w:r w:rsidRPr="004A5EA2" w:rsidDel="004A5EA2">
              <w:rPr>
                <w:rStyle w:val="Hyperlink"/>
                <w:noProof/>
              </w:rPr>
              <w:delText>8.</w:delText>
            </w:r>
            <w:r w:rsidDel="004A5EA2">
              <w:rPr>
                <w:rFonts w:asciiTheme="minorHAnsi" w:eastAsiaTheme="minorEastAsia" w:hAnsiTheme="minorHAnsi"/>
                <w:noProof/>
                <w:sz w:val="22"/>
                <w:lang w:eastAsia="en-AU"/>
              </w:rPr>
              <w:tab/>
            </w:r>
            <w:r w:rsidRPr="004A5EA2" w:rsidDel="004A5EA2">
              <w:rPr>
                <w:rStyle w:val="Hyperlink"/>
                <w:noProof/>
              </w:rPr>
              <w:delText>The power of Lexis Affinity™ (or something)</w:delText>
            </w:r>
            <w:r w:rsidDel="004A5EA2">
              <w:rPr>
                <w:noProof/>
                <w:webHidden/>
              </w:rPr>
              <w:tab/>
              <w:delText>7</w:delText>
            </w:r>
          </w:del>
        </w:p>
        <w:p w14:paraId="62A40DEA" w14:textId="49B34918" w:rsidR="00F66B72" w:rsidDel="004A5EA2" w:rsidRDefault="00F66B72">
          <w:pPr>
            <w:pStyle w:val="TOC1"/>
            <w:rPr>
              <w:del w:id="77" w:author="Gallard, Brett (LNG-AUS)" w:date="2020-02-21T16:09:00Z"/>
              <w:rFonts w:asciiTheme="minorHAnsi" w:eastAsiaTheme="minorEastAsia" w:hAnsiTheme="minorHAnsi"/>
              <w:noProof/>
              <w:sz w:val="22"/>
              <w:lang w:eastAsia="en-AU"/>
            </w:rPr>
          </w:pPr>
          <w:del w:id="78" w:author="Gallard, Brett (LNG-AUS)" w:date="2020-02-21T16:09:00Z">
            <w:r w:rsidRPr="004A5EA2" w:rsidDel="004A5EA2">
              <w:rPr>
                <w:rStyle w:val="Hyperlink"/>
                <w:noProof/>
              </w:rPr>
              <w:delText>9.</w:delText>
            </w:r>
            <w:r w:rsidDel="004A5EA2">
              <w:rPr>
                <w:rFonts w:asciiTheme="minorHAnsi" w:eastAsiaTheme="minorEastAsia" w:hAnsiTheme="minorHAnsi"/>
                <w:noProof/>
                <w:sz w:val="22"/>
                <w:lang w:eastAsia="en-AU"/>
              </w:rPr>
              <w:tab/>
            </w:r>
            <w:r w:rsidRPr="004A5EA2" w:rsidDel="004A5EA2">
              <w:rPr>
                <w:rStyle w:val="Hyperlink"/>
                <w:noProof/>
              </w:rPr>
              <w:delText>What’s new in Lexis Affinity™ 9.1</w:delText>
            </w:r>
            <w:r w:rsidDel="004A5EA2">
              <w:rPr>
                <w:noProof/>
                <w:webHidden/>
              </w:rPr>
              <w:tab/>
              <w:delText>8</w:delText>
            </w:r>
          </w:del>
        </w:p>
        <w:p w14:paraId="4AB6A665" w14:textId="62EB1946" w:rsidR="00F66B72" w:rsidDel="004A5EA2" w:rsidRDefault="00F66B72">
          <w:pPr>
            <w:pStyle w:val="TOC1"/>
            <w:rPr>
              <w:del w:id="79" w:author="Gallard, Brett (LNG-AUS)" w:date="2020-02-21T16:09:00Z"/>
              <w:rFonts w:asciiTheme="minorHAnsi" w:eastAsiaTheme="minorEastAsia" w:hAnsiTheme="minorHAnsi"/>
              <w:noProof/>
              <w:sz w:val="22"/>
              <w:lang w:eastAsia="en-AU"/>
            </w:rPr>
          </w:pPr>
          <w:del w:id="80" w:author="Gallard, Brett (LNG-AUS)" w:date="2020-02-21T16:09:00Z">
            <w:r w:rsidRPr="004A5EA2" w:rsidDel="004A5EA2">
              <w:rPr>
                <w:rStyle w:val="Hyperlink"/>
                <w:noProof/>
              </w:rPr>
              <w:delText>10.</w:delText>
            </w:r>
            <w:r w:rsidDel="004A5EA2">
              <w:rPr>
                <w:rFonts w:asciiTheme="minorHAnsi" w:eastAsiaTheme="minorEastAsia" w:hAnsiTheme="minorHAnsi"/>
                <w:noProof/>
                <w:sz w:val="22"/>
                <w:lang w:eastAsia="en-AU"/>
              </w:rPr>
              <w:tab/>
            </w:r>
            <w:r w:rsidRPr="004A5EA2" w:rsidDel="004A5EA2">
              <w:rPr>
                <w:rStyle w:val="Hyperlink"/>
                <w:noProof/>
              </w:rPr>
              <w:delText>Why Upgrade?</w:delText>
            </w:r>
            <w:r w:rsidDel="004A5EA2">
              <w:rPr>
                <w:noProof/>
                <w:webHidden/>
              </w:rPr>
              <w:tab/>
              <w:delText>9</w:delText>
            </w:r>
          </w:del>
        </w:p>
        <w:p w14:paraId="5C1A491B" w14:textId="3BF0445F" w:rsidR="00F66B72" w:rsidDel="004A5EA2" w:rsidRDefault="00F66B72">
          <w:pPr>
            <w:pStyle w:val="TOC1"/>
            <w:rPr>
              <w:del w:id="81" w:author="Gallard, Brett (LNG-AUS)" w:date="2020-02-21T16:09:00Z"/>
              <w:rFonts w:asciiTheme="minorHAnsi" w:eastAsiaTheme="minorEastAsia" w:hAnsiTheme="minorHAnsi"/>
              <w:noProof/>
              <w:sz w:val="22"/>
              <w:lang w:eastAsia="en-AU"/>
            </w:rPr>
          </w:pPr>
          <w:del w:id="82" w:author="Gallard, Brett (LNG-AUS)" w:date="2020-02-21T16:09:00Z">
            <w:r w:rsidRPr="004A5EA2" w:rsidDel="004A5EA2">
              <w:rPr>
                <w:rStyle w:val="Hyperlink"/>
                <w:noProof/>
              </w:rPr>
              <w:delText>11.</w:delText>
            </w:r>
            <w:r w:rsidDel="004A5EA2">
              <w:rPr>
                <w:rFonts w:asciiTheme="minorHAnsi" w:eastAsiaTheme="minorEastAsia" w:hAnsiTheme="minorHAnsi"/>
                <w:noProof/>
                <w:sz w:val="22"/>
                <w:lang w:eastAsia="en-AU"/>
              </w:rPr>
              <w:tab/>
            </w:r>
            <w:r w:rsidRPr="004A5EA2" w:rsidDel="004A5EA2">
              <w:rPr>
                <w:rStyle w:val="Hyperlink"/>
                <w:noProof/>
              </w:rPr>
              <w:delText>Oracle Upgrades</w:delText>
            </w:r>
            <w:r w:rsidDel="004A5EA2">
              <w:rPr>
                <w:noProof/>
                <w:webHidden/>
              </w:rPr>
              <w:tab/>
              <w:delText>10</w:delText>
            </w:r>
          </w:del>
        </w:p>
        <w:p w14:paraId="77737788" w14:textId="079A753E" w:rsidR="00F66B72" w:rsidDel="004A5EA2" w:rsidRDefault="00F66B72">
          <w:pPr>
            <w:pStyle w:val="TOC1"/>
            <w:rPr>
              <w:del w:id="83" w:author="Gallard, Brett (LNG-AUS)" w:date="2020-02-21T16:09:00Z"/>
              <w:rFonts w:asciiTheme="minorHAnsi" w:eastAsiaTheme="minorEastAsia" w:hAnsiTheme="minorHAnsi"/>
              <w:noProof/>
              <w:sz w:val="22"/>
              <w:lang w:eastAsia="en-AU"/>
            </w:rPr>
          </w:pPr>
          <w:del w:id="84" w:author="Gallard, Brett (LNG-AUS)" w:date="2020-02-21T16:09:00Z">
            <w:r w:rsidRPr="004A5EA2" w:rsidDel="004A5EA2">
              <w:rPr>
                <w:rStyle w:val="Hyperlink"/>
                <w:noProof/>
              </w:rPr>
              <w:delText>12.</w:delText>
            </w:r>
            <w:r w:rsidDel="004A5EA2">
              <w:rPr>
                <w:rFonts w:asciiTheme="minorHAnsi" w:eastAsiaTheme="minorEastAsia" w:hAnsiTheme="minorHAnsi"/>
                <w:noProof/>
                <w:sz w:val="22"/>
                <w:lang w:eastAsia="en-AU"/>
              </w:rPr>
              <w:tab/>
            </w:r>
            <w:r w:rsidRPr="004A5EA2" w:rsidDel="004A5EA2">
              <w:rPr>
                <w:rStyle w:val="Hyperlink"/>
                <w:noProof/>
              </w:rPr>
              <w:delText>Microsoft Office</w:delText>
            </w:r>
            <w:r w:rsidDel="004A5EA2">
              <w:rPr>
                <w:noProof/>
                <w:webHidden/>
              </w:rPr>
              <w:tab/>
              <w:delText>10</w:delText>
            </w:r>
          </w:del>
        </w:p>
        <w:p w14:paraId="23BD9DBC" w14:textId="35A70A1F" w:rsidR="00F66B72" w:rsidDel="004A5EA2" w:rsidRDefault="00F66B72">
          <w:pPr>
            <w:pStyle w:val="TOC1"/>
            <w:rPr>
              <w:del w:id="85" w:author="Gallard, Brett (LNG-AUS)" w:date="2020-02-21T16:09:00Z"/>
              <w:rFonts w:asciiTheme="minorHAnsi" w:eastAsiaTheme="minorEastAsia" w:hAnsiTheme="minorHAnsi"/>
              <w:noProof/>
              <w:sz w:val="22"/>
              <w:lang w:eastAsia="en-AU"/>
            </w:rPr>
          </w:pPr>
          <w:del w:id="86" w:author="Gallard, Brett (LNG-AUS)" w:date="2020-02-21T16:09:00Z">
            <w:r w:rsidRPr="004A5EA2" w:rsidDel="004A5EA2">
              <w:rPr>
                <w:rStyle w:val="Hyperlink"/>
                <w:noProof/>
              </w:rPr>
              <w:delText>13.</w:delText>
            </w:r>
            <w:r w:rsidDel="004A5EA2">
              <w:rPr>
                <w:rFonts w:asciiTheme="minorHAnsi" w:eastAsiaTheme="minorEastAsia" w:hAnsiTheme="minorHAnsi"/>
                <w:noProof/>
                <w:sz w:val="22"/>
                <w:lang w:eastAsia="en-AU"/>
              </w:rPr>
              <w:tab/>
            </w:r>
            <w:r w:rsidRPr="004A5EA2" w:rsidDel="004A5EA2">
              <w:rPr>
                <w:rStyle w:val="Hyperlink"/>
                <w:noProof/>
              </w:rPr>
              <w:delText>More information</w:delText>
            </w:r>
            <w:r w:rsidDel="004A5EA2">
              <w:rPr>
                <w:noProof/>
                <w:webHidden/>
              </w:rPr>
              <w:tab/>
              <w:delText>10</w:delText>
            </w:r>
          </w:del>
        </w:p>
        <w:p w14:paraId="4641E7E3" w14:textId="58ACDE07" w:rsidR="00F66B72" w:rsidDel="00F66B72" w:rsidRDefault="00F66B72">
          <w:pPr>
            <w:pStyle w:val="TOC1"/>
            <w:rPr>
              <w:del w:id="87" w:author="Gallard, Brett (LNG-AUS)" w:date="2020-02-21T15:52:00Z"/>
              <w:rFonts w:asciiTheme="minorHAnsi" w:eastAsiaTheme="minorEastAsia" w:hAnsiTheme="minorHAnsi"/>
              <w:noProof/>
              <w:sz w:val="22"/>
              <w:lang w:eastAsia="en-AU"/>
            </w:rPr>
          </w:pPr>
          <w:del w:id="88" w:author="Gallard, Brett (LNG-AUS)" w:date="2020-02-21T15:52:00Z">
            <w:r w:rsidRPr="00F66B72" w:rsidDel="00F66B72">
              <w:rPr>
                <w:rStyle w:val="Hyperlink"/>
                <w:noProof/>
              </w:rPr>
              <w:delText>1.</w:delText>
            </w:r>
            <w:r w:rsidDel="00F66B72">
              <w:rPr>
                <w:rFonts w:asciiTheme="minorHAnsi" w:eastAsiaTheme="minorEastAsia" w:hAnsiTheme="minorHAnsi"/>
                <w:noProof/>
                <w:sz w:val="22"/>
                <w:lang w:eastAsia="en-AU"/>
              </w:rPr>
              <w:tab/>
            </w:r>
            <w:r w:rsidRPr="00F66B72" w:rsidDel="00F66B72">
              <w:rPr>
                <w:rStyle w:val="Hyperlink"/>
                <w:noProof/>
              </w:rPr>
              <w:delText>Executive Summary / Our Proposal / Reason for change</w:delText>
            </w:r>
            <w:r w:rsidDel="00F66B72">
              <w:rPr>
                <w:noProof/>
                <w:webHidden/>
              </w:rPr>
              <w:tab/>
              <w:delText>3</w:delText>
            </w:r>
          </w:del>
        </w:p>
        <w:p w14:paraId="6969B9DE" w14:textId="481AB1BA" w:rsidR="00F66B72" w:rsidDel="00F66B72" w:rsidRDefault="00F66B72">
          <w:pPr>
            <w:pStyle w:val="TOC1"/>
            <w:rPr>
              <w:del w:id="89" w:author="Gallard, Brett (LNG-AUS)" w:date="2020-02-21T15:52:00Z"/>
              <w:rFonts w:asciiTheme="minorHAnsi" w:eastAsiaTheme="minorEastAsia" w:hAnsiTheme="minorHAnsi"/>
              <w:noProof/>
              <w:sz w:val="22"/>
              <w:lang w:eastAsia="en-AU"/>
            </w:rPr>
          </w:pPr>
          <w:del w:id="90" w:author="Gallard, Brett (LNG-AUS)" w:date="2020-02-21T15:52:00Z">
            <w:r w:rsidRPr="00F66B72" w:rsidDel="00F66B72">
              <w:rPr>
                <w:rStyle w:val="Hyperlink"/>
                <w:noProof/>
              </w:rPr>
              <w:delText>2.</w:delText>
            </w:r>
            <w:r w:rsidDel="00F66B72">
              <w:rPr>
                <w:rFonts w:asciiTheme="minorHAnsi" w:eastAsiaTheme="minorEastAsia" w:hAnsiTheme="minorHAnsi"/>
                <w:noProof/>
                <w:sz w:val="22"/>
                <w:lang w:eastAsia="en-AU"/>
              </w:rPr>
              <w:tab/>
            </w:r>
            <w:r w:rsidRPr="00F66B72" w:rsidDel="00F66B72">
              <w:rPr>
                <w:rStyle w:val="Hyperlink"/>
                <w:noProof/>
              </w:rPr>
              <w:delText>Solution Summary</w:delText>
            </w:r>
            <w:r w:rsidDel="00F66B72">
              <w:rPr>
                <w:noProof/>
                <w:webHidden/>
              </w:rPr>
              <w:tab/>
              <w:delText>3</w:delText>
            </w:r>
          </w:del>
        </w:p>
        <w:p w14:paraId="180C61A7" w14:textId="6D00C7E2" w:rsidR="00F66B72" w:rsidDel="00F66B72" w:rsidRDefault="00F66B72">
          <w:pPr>
            <w:pStyle w:val="TOC1"/>
            <w:rPr>
              <w:del w:id="91" w:author="Gallard, Brett (LNG-AUS)" w:date="2020-02-21T15:52:00Z"/>
              <w:rFonts w:asciiTheme="minorHAnsi" w:eastAsiaTheme="minorEastAsia" w:hAnsiTheme="minorHAnsi"/>
              <w:noProof/>
              <w:sz w:val="22"/>
              <w:lang w:eastAsia="en-AU"/>
            </w:rPr>
          </w:pPr>
          <w:del w:id="92" w:author="Gallard, Brett (LNG-AUS)" w:date="2020-02-21T15:52:00Z">
            <w:r w:rsidRPr="00F66B72" w:rsidDel="00F66B72">
              <w:rPr>
                <w:rStyle w:val="Hyperlink"/>
                <w:rFonts w:ascii="Lato Semibold" w:eastAsiaTheme="majorEastAsia" w:hAnsi="Lato Semibold" w:cstheme="majorBidi"/>
                <w:noProof/>
              </w:rPr>
              <w:delText>3.</w:delText>
            </w:r>
            <w:r w:rsidDel="00F66B72">
              <w:rPr>
                <w:rFonts w:asciiTheme="minorHAnsi" w:eastAsiaTheme="minorEastAsia" w:hAnsiTheme="minorHAnsi"/>
                <w:noProof/>
                <w:sz w:val="22"/>
                <w:lang w:eastAsia="en-AU"/>
              </w:rPr>
              <w:tab/>
            </w:r>
            <w:r w:rsidRPr="00F66B72" w:rsidDel="00F66B72">
              <w:rPr>
                <w:rStyle w:val="Hyperlink"/>
                <w:rFonts w:ascii="Lato Semibold" w:eastAsiaTheme="majorEastAsia" w:hAnsi="Lato Semibold" w:cstheme="majorBidi"/>
                <w:noProof/>
              </w:rPr>
              <w:delText>Why choose Lexis Affinity™</w:delText>
            </w:r>
            <w:r w:rsidDel="00F66B72">
              <w:rPr>
                <w:noProof/>
                <w:webHidden/>
              </w:rPr>
              <w:tab/>
              <w:delText>3</w:delText>
            </w:r>
          </w:del>
        </w:p>
        <w:p w14:paraId="2E0AFBA4" w14:textId="274B79B3" w:rsidR="00F66B72" w:rsidDel="00F66B72" w:rsidRDefault="00F66B72">
          <w:pPr>
            <w:pStyle w:val="TOC1"/>
            <w:rPr>
              <w:del w:id="93" w:author="Gallard, Brett (LNG-AUS)" w:date="2020-02-21T15:52:00Z"/>
              <w:rFonts w:asciiTheme="minorHAnsi" w:eastAsiaTheme="minorEastAsia" w:hAnsiTheme="minorHAnsi"/>
              <w:noProof/>
              <w:sz w:val="22"/>
              <w:lang w:eastAsia="en-AU"/>
            </w:rPr>
          </w:pPr>
          <w:del w:id="94" w:author="Gallard, Brett (LNG-AUS)" w:date="2020-02-21T15:52:00Z">
            <w:r w:rsidRPr="00F66B72" w:rsidDel="00F66B72">
              <w:rPr>
                <w:rStyle w:val="Hyperlink"/>
                <w:noProof/>
              </w:rPr>
              <w:delText>4.</w:delText>
            </w:r>
            <w:r w:rsidDel="00F66B72">
              <w:rPr>
                <w:rFonts w:asciiTheme="minorHAnsi" w:eastAsiaTheme="minorEastAsia" w:hAnsiTheme="minorHAnsi"/>
                <w:noProof/>
                <w:sz w:val="22"/>
                <w:lang w:eastAsia="en-AU"/>
              </w:rPr>
              <w:tab/>
            </w:r>
            <w:r w:rsidRPr="00F66B72" w:rsidDel="00F66B72">
              <w:rPr>
                <w:rStyle w:val="Hyperlink"/>
                <w:noProof/>
              </w:rPr>
              <w:delText>Solution Specifics</w:delText>
            </w:r>
            <w:r w:rsidDel="00F66B72">
              <w:rPr>
                <w:noProof/>
                <w:webHidden/>
              </w:rPr>
              <w:tab/>
              <w:delText>4</w:delText>
            </w:r>
          </w:del>
        </w:p>
        <w:p w14:paraId="7664905A" w14:textId="65077793" w:rsidR="00F66B72" w:rsidDel="00F66B72" w:rsidRDefault="00F66B72">
          <w:pPr>
            <w:pStyle w:val="TOC1"/>
            <w:rPr>
              <w:del w:id="95" w:author="Gallard, Brett (LNG-AUS)" w:date="2020-02-21T15:52:00Z"/>
              <w:rFonts w:asciiTheme="minorHAnsi" w:eastAsiaTheme="minorEastAsia" w:hAnsiTheme="minorHAnsi"/>
              <w:noProof/>
              <w:sz w:val="22"/>
              <w:lang w:eastAsia="en-AU"/>
            </w:rPr>
          </w:pPr>
          <w:del w:id="96" w:author="Gallard, Brett (LNG-AUS)" w:date="2020-02-21T15:52:00Z">
            <w:r w:rsidRPr="00F66B72" w:rsidDel="00F66B72">
              <w:rPr>
                <w:rStyle w:val="Hyperlink"/>
                <w:noProof/>
              </w:rPr>
              <w:delText>5.</w:delText>
            </w:r>
            <w:r w:rsidDel="00F66B72">
              <w:rPr>
                <w:rFonts w:asciiTheme="minorHAnsi" w:eastAsiaTheme="minorEastAsia" w:hAnsiTheme="minorHAnsi"/>
                <w:noProof/>
                <w:sz w:val="22"/>
                <w:lang w:eastAsia="en-AU"/>
              </w:rPr>
              <w:tab/>
            </w:r>
            <w:r w:rsidRPr="00F66B72" w:rsidDel="00F66B72">
              <w:rPr>
                <w:rStyle w:val="Hyperlink"/>
                <w:noProof/>
              </w:rPr>
              <w:delText>Important notes</w:delText>
            </w:r>
            <w:r w:rsidDel="00F66B72">
              <w:rPr>
                <w:noProof/>
                <w:webHidden/>
              </w:rPr>
              <w:tab/>
              <w:delText>4</w:delText>
            </w:r>
          </w:del>
        </w:p>
        <w:p w14:paraId="0B02BB5E" w14:textId="3A597875" w:rsidR="00F66B72" w:rsidDel="00F66B72" w:rsidRDefault="00F66B72">
          <w:pPr>
            <w:pStyle w:val="TOC1"/>
            <w:rPr>
              <w:del w:id="97" w:author="Gallard, Brett (LNG-AUS)" w:date="2020-02-21T15:52:00Z"/>
              <w:rFonts w:asciiTheme="minorHAnsi" w:eastAsiaTheme="minorEastAsia" w:hAnsiTheme="minorHAnsi"/>
              <w:noProof/>
              <w:sz w:val="22"/>
              <w:lang w:eastAsia="en-AU"/>
            </w:rPr>
          </w:pPr>
          <w:del w:id="98" w:author="Gallard, Brett (LNG-AUS)" w:date="2020-02-21T15:52:00Z">
            <w:r w:rsidRPr="00F66B72" w:rsidDel="00F66B72">
              <w:rPr>
                <w:rStyle w:val="Hyperlink"/>
                <w:noProof/>
              </w:rPr>
              <w:delText>6.</w:delText>
            </w:r>
            <w:r w:rsidDel="00F66B72">
              <w:rPr>
                <w:rFonts w:asciiTheme="minorHAnsi" w:eastAsiaTheme="minorEastAsia" w:hAnsiTheme="minorHAnsi"/>
                <w:noProof/>
                <w:sz w:val="22"/>
                <w:lang w:eastAsia="en-AU"/>
              </w:rPr>
              <w:tab/>
            </w:r>
            <w:r w:rsidRPr="00F66B72" w:rsidDel="00F66B72">
              <w:rPr>
                <w:rStyle w:val="Hyperlink"/>
                <w:noProof/>
              </w:rPr>
              <w:delText>Assumptions and Exclusions</w:delText>
            </w:r>
            <w:r w:rsidDel="00F66B72">
              <w:rPr>
                <w:noProof/>
                <w:webHidden/>
              </w:rPr>
              <w:tab/>
              <w:delText>5</w:delText>
            </w:r>
          </w:del>
        </w:p>
        <w:p w14:paraId="02DAC391" w14:textId="32F3CDE4" w:rsidR="00F66B72" w:rsidDel="00F66B72" w:rsidRDefault="00F66B72">
          <w:pPr>
            <w:pStyle w:val="TOC1"/>
            <w:rPr>
              <w:del w:id="99" w:author="Gallard, Brett (LNG-AUS)" w:date="2020-02-21T15:52:00Z"/>
              <w:rFonts w:asciiTheme="minorHAnsi" w:eastAsiaTheme="minorEastAsia" w:hAnsiTheme="minorHAnsi"/>
              <w:noProof/>
              <w:sz w:val="22"/>
              <w:lang w:eastAsia="en-AU"/>
            </w:rPr>
          </w:pPr>
          <w:del w:id="100" w:author="Gallard, Brett (LNG-AUS)" w:date="2020-02-21T15:52:00Z">
            <w:r w:rsidRPr="00F66B72" w:rsidDel="00F66B72">
              <w:rPr>
                <w:rStyle w:val="Hyperlink"/>
                <w:noProof/>
              </w:rPr>
              <w:delText>7.</w:delText>
            </w:r>
            <w:r w:rsidDel="00F66B72">
              <w:rPr>
                <w:rFonts w:asciiTheme="minorHAnsi" w:eastAsiaTheme="minorEastAsia" w:hAnsiTheme="minorHAnsi"/>
                <w:noProof/>
                <w:sz w:val="22"/>
                <w:lang w:eastAsia="en-AU"/>
              </w:rPr>
              <w:tab/>
            </w:r>
            <w:r w:rsidRPr="00F66B72" w:rsidDel="00F66B72">
              <w:rPr>
                <w:rStyle w:val="Hyperlink"/>
                <w:noProof/>
              </w:rPr>
              <w:delText>Repayments</w:delText>
            </w:r>
            <w:r w:rsidDel="00F66B72">
              <w:rPr>
                <w:noProof/>
                <w:webHidden/>
              </w:rPr>
              <w:tab/>
              <w:delText>5</w:delText>
            </w:r>
          </w:del>
        </w:p>
        <w:p w14:paraId="1D8D50EB" w14:textId="0DEF8066" w:rsidR="00F66B72" w:rsidDel="00F66B72" w:rsidRDefault="00F66B72">
          <w:pPr>
            <w:pStyle w:val="TOC1"/>
            <w:rPr>
              <w:del w:id="101" w:author="Gallard, Brett (LNG-AUS)" w:date="2020-02-21T15:52:00Z"/>
              <w:rFonts w:asciiTheme="minorHAnsi" w:eastAsiaTheme="minorEastAsia" w:hAnsiTheme="minorHAnsi"/>
              <w:noProof/>
              <w:sz w:val="22"/>
              <w:lang w:eastAsia="en-AU"/>
            </w:rPr>
          </w:pPr>
          <w:del w:id="102" w:author="Gallard, Brett (LNG-AUS)" w:date="2020-02-21T15:52:00Z">
            <w:r w:rsidRPr="00F66B72" w:rsidDel="00F66B72">
              <w:rPr>
                <w:rStyle w:val="Hyperlink"/>
                <w:noProof/>
              </w:rPr>
              <w:delText>8.</w:delText>
            </w:r>
            <w:r w:rsidDel="00F66B72">
              <w:rPr>
                <w:rFonts w:asciiTheme="minorHAnsi" w:eastAsiaTheme="minorEastAsia" w:hAnsiTheme="minorHAnsi"/>
                <w:noProof/>
                <w:sz w:val="22"/>
                <w:lang w:eastAsia="en-AU"/>
              </w:rPr>
              <w:tab/>
            </w:r>
            <w:r w:rsidRPr="00F66B72" w:rsidDel="00F66B72">
              <w:rPr>
                <w:rStyle w:val="Hyperlink"/>
                <w:noProof/>
              </w:rPr>
              <w:delText>The power of Lexis Affinity™ (or something)</w:delText>
            </w:r>
            <w:r w:rsidDel="00F66B72">
              <w:rPr>
                <w:noProof/>
                <w:webHidden/>
              </w:rPr>
              <w:tab/>
              <w:delText>7</w:delText>
            </w:r>
          </w:del>
        </w:p>
        <w:p w14:paraId="5166068A" w14:textId="6AC2A2BB" w:rsidR="00F66B72" w:rsidDel="00F66B72" w:rsidRDefault="00F66B72">
          <w:pPr>
            <w:pStyle w:val="TOC1"/>
            <w:rPr>
              <w:del w:id="103" w:author="Gallard, Brett (LNG-AUS)" w:date="2020-02-21T15:52:00Z"/>
              <w:rFonts w:asciiTheme="minorHAnsi" w:eastAsiaTheme="minorEastAsia" w:hAnsiTheme="minorHAnsi"/>
              <w:noProof/>
              <w:sz w:val="22"/>
              <w:lang w:eastAsia="en-AU"/>
            </w:rPr>
          </w:pPr>
          <w:del w:id="104" w:author="Gallard, Brett (LNG-AUS)" w:date="2020-02-21T15:52:00Z">
            <w:r w:rsidRPr="00F66B72" w:rsidDel="00F66B72">
              <w:rPr>
                <w:rStyle w:val="Hyperlink"/>
                <w:noProof/>
              </w:rPr>
              <w:delText>9.</w:delText>
            </w:r>
            <w:r w:rsidDel="00F66B72">
              <w:rPr>
                <w:rFonts w:asciiTheme="minorHAnsi" w:eastAsiaTheme="minorEastAsia" w:hAnsiTheme="minorHAnsi"/>
                <w:noProof/>
                <w:sz w:val="22"/>
                <w:lang w:eastAsia="en-AU"/>
              </w:rPr>
              <w:tab/>
            </w:r>
            <w:r w:rsidRPr="00F66B72" w:rsidDel="00F66B72">
              <w:rPr>
                <w:rStyle w:val="Hyperlink"/>
                <w:noProof/>
              </w:rPr>
              <w:delText>What’s new in Lexis Affinity™ 9.1</w:delText>
            </w:r>
            <w:r w:rsidDel="00F66B72">
              <w:rPr>
                <w:noProof/>
                <w:webHidden/>
              </w:rPr>
              <w:tab/>
              <w:delText>8</w:delText>
            </w:r>
          </w:del>
        </w:p>
        <w:p w14:paraId="5215AB55" w14:textId="10D3FBFE" w:rsidR="00F66B72" w:rsidDel="00F66B72" w:rsidRDefault="00F66B72">
          <w:pPr>
            <w:pStyle w:val="TOC1"/>
            <w:rPr>
              <w:del w:id="105" w:author="Gallard, Brett (LNG-AUS)" w:date="2020-02-21T15:52:00Z"/>
              <w:rFonts w:asciiTheme="minorHAnsi" w:eastAsiaTheme="minorEastAsia" w:hAnsiTheme="minorHAnsi"/>
              <w:noProof/>
              <w:sz w:val="22"/>
              <w:lang w:eastAsia="en-AU"/>
            </w:rPr>
          </w:pPr>
          <w:del w:id="106" w:author="Gallard, Brett (LNG-AUS)" w:date="2020-02-21T15:52:00Z">
            <w:r w:rsidRPr="00F66B72" w:rsidDel="00F66B72">
              <w:rPr>
                <w:rStyle w:val="Hyperlink"/>
                <w:noProof/>
              </w:rPr>
              <w:delText>10.</w:delText>
            </w:r>
            <w:r w:rsidDel="00F66B72">
              <w:rPr>
                <w:rFonts w:asciiTheme="minorHAnsi" w:eastAsiaTheme="minorEastAsia" w:hAnsiTheme="minorHAnsi"/>
                <w:noProof/>
                <w:sz w:val="22"/>
                <w:lang w:eastAsia="en-AU"/>
              </w:rPr>
              <w:tab/>
            </w:r>
            <w:r w:rsidRPr="00F66B72" w:rsidDel="00F66B72">
              <w:rPr>
                <w:rStyle w:val="Hyperlink"/>
                <w:noProof/>
              </w:rPr>
              <w:delText>Why Upgrade?</w:delText>
            </w:r>
            <w:r w:rsidDel="00F66B72">
              <w:rPr>
                <w:noProof/>
                <w:webHidden/>
              </w:rPr>
              <w:tab/>
              <w:delText>9</w:delText>
            </w:r>
          </w:del>
        </w:p>
        <w:p w14:paraId="245AB57F" w14:textId="77E5AC71" w:rsidR="00F66B72" w:rsidDel="00F66B72" w:rsidRDefault="00F66B72">
          <w:pPr>
            <w:pStyle w:val="TOC1"/>
            <w:rPr>
              <w:del w:id="107" w:author="Gallard, Brett (LNG-AUS)" w:date="2020-02-21T15:52:00Z"/>
              <w:rFonts w:asciiTheme="minorHAnsi" w:eastAsiaTheme="minorEastAsia" w:hAnsiTheme="minorHAnsi"/>
              <w:noProof/>
              <w:sz w:val="22"/>
              <w:lang w:eastAsia="en-AU"/>
            </w:rPr>
          </w:pPr>
          <w:del w:id="108" w:author="Gallard, Brett (LNG-AUS)" w:date="2020-02-21T15:52:00Z">
            <w:r w:rsidRPr="00F66B72" w:rsidDel="00F66B72">
              <w:rPr>
                <w:rStyle w:val="Hyperlink"/>
                <w:noProof/>
              </w:rPr>
              <w:delText>11.</w:delText>
            </w:r>
            <w:r w:rsidDel="00F66B72">
              <w:rPr>
                <w:rFonts w:asciiTheme="minorHAnsi" w:eastAsiaTheme="minorEastAsia" w:hAnsiTheme="minorHAnsi"/>
                <w:noProof/>
                <w:sz w:val="22"/>
                <w:lang w:eastAsia="en-AU"/>
              </w:rPr>
              <w:tab/>
            </w:r>
            <w:r w:rsidRPr="00F66B72" w:rsidDel="00F66B72">
              <w:rPr>
                <w:rStyle w:val="Hyperlink"/>
                <w:noProof/>
              </w:rPr>
              <w:delText>Oracle Upgrades</w:delText>
            </w:r>
            <w:r w:rsidDel="00F66B72">
              <w:rPr>
                <w:noProof/>
                <w:webHidden/>
              </w:rPr>
              <w:tab/>
              <w:delText>10</w:delText>
            </w:r>
          </w:del>
        </w:p>
        <w:p w14:paraId="46F185E7" w14:textId="46AE3C12" w:rsidR="00F66B72" w:rsidDel="00F66B72" w:rsidRDefault="00F66B72">
          <w:pPr>
            <w:pStyle w:val="TOC1"/>
            <w:rPr>
              <w:del w:id="109" w:author="Gallard, Brett (LNG-AUS)" w:date="2020-02-21T15:52:00Z"/>
              <w:rFonts w:asciiTheme="minorHAnsi" w:eastAsiaTheme="minorEastAsia" w:hAnsiTheme="minorHAnsi"/>
              <w:noProof/>
              <w:sz w:val="22"/>
              <w:lang w:eastAsia="en-AU"/>
            </w:rPr>
          </w:pPr>
          <w:del w:id="110" w:author="Gallard, Brett (LNG-AUS)" w:date="2020-02-21T15:52:00Z">
            <w:r w:rsidRPr="00F66B72" w:rsidDel="00F66B72">
              <w:rPr>
                <w:rStyle w:val="Hyperlink"/>
                <w:noProof/>
              </w:rPr>
              <w:delText>12.</w:delText>
            </w:r>
            <w:r w:rsidDel="00F66B72">
              <w:rPr>
                <w:rFonts w:asciiTheme="minorHAnsi" w:eastAsiaTheme="minorEastAsia" w:hAnsiTheme="minorHAnsi"/>
                <w:noProof/>
                <w:sz w:val="22"/>
                <w:lang w:eastAsia="en-AU"/>
              </w:rPr>
              <w:tab/>
            </w:r>
            <w:r w:rsidRPr="00F66B72" w:rsidDel="00F66B72">
              <w:rPr>
                <w:rStyle w:val="Hyperlink"/>
                <w:noProof/>
              </w:rPr>
              <w:delText>Microsoft Office</w:delText>
            </w:r>
            <w:r w:rsidDel="00F66B72">
              <w:rPr>
                <w:noProof/>
                <w:webHidden/>
              </w:rPr>
              <w:tab/>
              <w:delText>10</w:delText>
            </w:r>
          </w:del>
        </w:p>
        <w:p w14:paraId="3AAAD4AC" w14:textId="7F25C0CD" w:rsidR="00F66B72" w:rsidDel="00F66B72" w:rsidRDefault="00F66B72">
          <w:pPr>
            <w:pStyle w:val="TOC1"/>
            <w:rPr>
              <w:del w:id="111" w:author="Gallard, Brett (LNG-AUS)" w:date="2020-02-21T15:52:00Z"/>
              <w:rFonts w:asciiTheme="minorHAnsi" w:eastAsiaTheme="minorEastAsia" w:hAnsiTheme="minorHAnsi"/>
              <w:noProof/>
              <w:sz w:val="22"/>
              <w:lang w:eastAsia="en-AU"/>
            </w:rPr>
          </w:pPr>
          <w:del w:id="112" w:author="Gallard, Brett (LNG-AUS)" w:date="2020-02-21T15:52:00Z">
            <w:r w:rsidRPr="00F66B72" w:rsidDel="00F66B72">
              <w:rPr>
                <w:rStyle w:val="Hyperlink"/>
                <w:noProof/>
              </w:rPr>
              <w:delText>13.</w:delText>
            </w:r>
            <w:r w:rsidDel="00F66B72">
              <w:rPr>
                <w:rFonts w:asciiTheme="minorHAnsi" w:eastAsiaTheme="minorEastAsia" w:hAnsiTheme="minorHAnsi"/>
                <w:noProof/>
                <w:sz w:val="22"/>
                <w:lang w:eastAsia="en-AU"/>
              </w:rPr>
              <w:tab/>
            </w:r>
            <w:r w:rsidRPr="00F66B72" w:rsidDel="00F66B72">
              <w:rPr>
                <w:rStyle w:val="Hyperlink"/>
                <w:noProof/>
              </w:rPr>
              <w:delText>More information</w:delText>
            </w:r>
            <w:r w:rsidDel="00F66B72">
              <w:rPr>
                <w:noProof/>
                <w:webHidden/>
              </w:rPr>
              <w:tab/>
              <w:delText>10</w:delText>
            </w:r>
          </w:del>
        </w:p>
        <w:p w14:paraId="68C61FF6" w14:textId="6D6491FF" w:rsidR="00B3129E" w:rsidDel="00F66B72" w:rsidRDefault="00B3129E" w:rsidP="00F66B72">
          <w:pPr>
            <w:pStyle w:val="TOC1"/>
            <w:rPr>
              <w:del w:id="113" w:author="Gallard, Brett (LNG-AUS)" w:date="2020-02-21T15:51:00Z"/>
              <w:rFonts w:asciiTheme="minorHAnsi" w:eastAsiaTheme="minorEastAsia" w:hAnsiTheme="minorHAnsi"/>
              <w:noProof/>
              <w:sz w:val="22"/>
              <w:lang w:eastAsia="en-AU"/>
            </w:rPr>
          </w:pPr>
          <w:del w:id="114" w:author="Gallard, Brett (LNG-AUS)" w:date="2020-02-21T15:51:00Z">
            <w:r w:rsidRPr="00F66B72" w:rsidDel="00F66B72">
              <w:rPr>
                <w:rStyle w:val="Hyperlink"/>
                <w:noProof/>
              </w:rPr>
              <w:delText>1.</w:delText>
            </w:r>
            <w:r w:rsidDel="00F66B72">
              <w:rPr>
                <w:rFonts w:asciiTheme="minorHAnsi" w:eastAsiaTheme="minorEastAsia" w:hAnsiTheme="minorHAnsi"/>
                <w:noProof/>
                <w:sz w:val="22"/>
                <w:lang w:eastAsia="en-AU"/>
              </w:rPr>
              <w:tab/>
            </w:r>
            <w:r w:rsidRPr="00F66B72" w:rsidDel="00F66B72">
              <w:rPr>
                <w:rStyle w:val="Hyperlink"/>
                <w:noProof/>
              </w:rPr>
              <w:delText>Executive Summary / Our Proposal / Reason for change</w:delText>
            </w:r>
            <w:r w:rsidDel="00F66B72">
              <w:rPr>
                <w:noProof/>
                <w:webHidden/>
              </w:rPr>
              <w:tab/>
              <w:delText>3</w:delText>
            </w:r>
          </w:del>
        </w:p>
        <w:p w14:paraId="13C4FDE1" w14:textId="48484B23" w:rsidR="00B3129E" w:rsidDel="00F66B72" w:rsidRDefault="00B3129E" w:rsidP="00F66B72">
          <w:pPr>
            <w:pStyle w:val="TOC1"/>
            <w:rPr>
              <w:del w:id="115" w:author="Gallard, Brett (LNG-AUS)" w:date="2020-02-21T15:51:00Z"/>
              <w:rFonts w:asciiTheme="minorHAnsi" w:eastAsiaTheme="minorEastAsia" w:hAnsiTheme="minorHAnsi"/>
              <w:noProof/>
              <w:sz w:val="22"/>
              <w:lang w:eastAsia="en-AU"/>
            </w:rPr>
          </w:pPr>
          <w:del w:id="116" w:author="Gallard, Brett (LNG-AUS)" w:date="2020-02-21T15:51:00Z">
            <w:r w:rsidRPr="00F66B72" w:rsidDel="00F66B72">
              <w:rPr>
                <w:rStyle w:val="Hyperlink"/>
                <w:noProof/>
              </w:rPr>
              <w:delText>2.</w:delText>
            </w:r>
            <w:r w:rsidDel="00F66B72">
              <w:rPr>
                <w:rFonts w:asciiTheme="minorHAnsi" w:eastAsiaTheme="minorEastAsia" w:hAnsiTheme="minorHAnsi"/>
                <w:noProof/>
                <w:sz w:val="22"/>
                <w:lang w:eastAsia="en-AU"/>
              </w:rPr>
              <w:tab/>
            </w:r>
            <w:r w:rsidRPr="00F66B72" w:rsidDel="00F66B72">
              <w:rPr>
                <w:rStyle w:val="Hyperlink"/>
                <w:noProof/>
              </w:rPr>
              <w:delText>Solution Summary</w:delText>
            </w:r>
            <w:r w:rsidDel="00F66B72">
              <w:rPr>
                <w:noProof/>
                <w:webHidden/>
              </w:rPr>
              <w:tab/>
              <w:delText>3</w:delText>
            </w:r>
          </w:del>
        </w:p>
        <w:p w14:paraId="074C6E98" w14:textId="4F866ED0" w:rsidR="00B3129E" w:rsidDel="00F66B72" w:rsidRDefault="00B3129E" w:rsidP="00F66B72">
          <w:pPr>
            <w:pStyle w:val="TOC1"/>
            <w:rPr>
              <w:del w:id="117" w:author="Gallard, Brett (LNG-AUS)" w:date="2020-02-21T15:51:00Z"/>
              <w:rFonts w:asciiTheme="minorHAnsi" w:eastAsiaTheme="minorEastAsia" w:hAnsiTheme="minorHAnsi"/>
              <w:noProof/>
              <w:sz w:val="22"/>
              <w:lang w:eastAsia="en-AU"/>
            </w:rPr>
          </w:pPr>
          <w:del w:id="118" w:author="Gallard, Brett (LNG-AUS)" w:date="2020-02-21T15:51:00Z">
            <w:r w:rsidRPr="00F66B72" w:rsidDel="00F66B72">
              <w:rPr>
                <w:rStyle w:val="Hyperlink"/>
                <w:noProof/>
              </w:rPr>
              <w:delText>3.</w:delText>
            </w:r>
            <w:r w:rsidDel="00F66B72">
              <w:rPr>
                <w:rFonts w:asciiTheme="minorHAnsi" w:eastAsiaTheme="minorEastAsia" w:hAnsiTheme="minorHAnsi"/>
                <w:noProof/>
                <w:sz w:val="22"/>
                <w:lang w:eastAsia="en-AU"/>
              </w:rPr>
              <w:tab/>
            </w:r>
            <w:r w:rsidRPr="00F66B72" w:rsidDel="00F66B72">
              <w:rPr>
                <w:rStyle w:val="Hyperlink"/>
                <w:noProof/>
              </w:rPr>
              <w:delText>Why choose Lexis Affinity™</w:delText>
            </w:r>
            <w:r w:rsidDel="00F66B72">
              <w:rPr>
                <w:noProof/>
                <w:webHidden/>
              </w:rPr>
              <w:tab/>
              <w:delText>3</w:delText>
            </w:r>
          </w:del>
        </w:p>
        <w:p w14:paraId="1A3B6622" w14:textId="421285E3" w:rsidR="00B3129E" w:rsidDel="00F66B72" w:rsidRDefault="00B3129E" w:rsidP="00F66B72">
          <w:pPr>
            <w:pStyle w:val="TOC1"/>
            <w:rPr>
              <w:del w:id="119" w:author="Gallard, Brett (LNG-AUS)" w:date="2020-02-21T15:51:00Z"/>
              <w:rFonts w:asciiTheme="minorHAnsi" w:eastAsiaTheme="minorEastAsia" w:hAnsiTheme="minorHAnsi"/>
              <w:noProof/>
              <w:sz w:val="22"/>
              <w:lang w:eastAsia="en-AU"/>
            </w:rPr>
          </w:pPr>
          <w:del w:id="120" w:author="Gallard, Brett (LNG-AUS)" w:date="2020-02-21T15:51:00Z">
            <w:r w:rsidRPr="00F66B72" w:rsidDel="00F66B72">
              <w:rPr>
                <w:rStyle w:val="Hyperlink"/>
                <w:noProof/>
              </w:rPr>
              <w:delText>4.</w:delText>
            </w:r>
            <w:r w:rsidDel="00F66B72">
              <w:rPr>
                <w:rFonts w:asciiTheme="minorHAnsi" w:eastAsiaTheme="minorEastAsia" w:hAnsiTheme="minorHAnsi"/>
                <w:noProof/>
                <w:sz w:val="22"/>
                <w:lang w:eastAsia="en-AU"/>
              </w:rPr>
              <w:tab/>
            </w:r>
            <w:r w:rsidRPr="00F66B72" w:rsidDel="00F66B72">
              <w:rPr>
                <w:rStyle w:val="Hyperlink"/>
                <w:noProof/>
              </w:rPr>
              <w:delText>Important notes</w:delText>
            </w:r>
            <w:r w:rsidDel="00F66B72">
              <w:rPr>
                <w:noProof/>
                <w:webHidden/>
              </w:rPr>
              <w:tab/>
              <w:delText>3</w:delText>
            </w:r>
          </w:del>
        </w:p>
        <w:p w14:paraId="73C9E091" w14:textId="5B4BBA40" w:rsidR="00B3129E" w:rsidDel="00F66B72" w:rsidRDefault="00B3129E" w:rsidP="00F66B72">
          <w:pPr>
            <w:pStyle w:val="TOC1"/>
            <w:rPr>
              <w:del w:id="121" w:author="Gallard, Brett (LNG-AUS)" w:date="2020-02-21T15:51:00Z"/>
              <w:rFonts w:asciiTheme="minorHAnsi" w:eastAsiaTheme="minorEastAsia" w:hAnsiTheme="minorHAnsi"/>
              <w:noProof/>
              <w:sz w:val="22"/>
              <w:lang w:eastAsia="en-AU"/>
            </w:rPr>
          </w:pPr>
          <w:del w:id="122" w:author="Gallard, Brett (LNG-AUS)" w:date="2020-02-21T15:51:00Z">
            <w:r w:rsidRPr="00F66B72" w:rsidDel="00F66B72">
              <w:rPr>
                <w:rStyle w:val="Hyperlink"/>
                <w:noProof/>
              </w:rPr>
              <w:delText>5.</w:delText>
            </w:r>
            <w:r w:rsidDel="00F66B72">
              <w:rPr>
                <w:rFonts w:asciiTheme="minorHAnsi" w:eastAsiaTheme="minorEastAsia" w:hAnsiTheme="minorHAnsi"/>
                <w:noProof/>
                <w:sz w:val="22"/>
                <w:lang w:eastAsia="en-AU"/>
              </w:rPr>
              <w:tab/>
            </w:r>
            <w:r w:rsidRPr="00F66B72" w:rsidDel="00F66B72">
              <w:rPr>
                <w:rStyle w:val="Hyperlink"/>
                <w:noProof/>
              </w:rPr>
              <w:delText>Assumptions and Exclusions</w:delText>
            </w:r>
            <w:r w:rsidDel="00F66B72">
              <w:rPr>
                <w:noProof/>
                <w:webHidden/>
              </w:rPr>
              <w:tab/>
              <w:delText>4</w:delText>
            </w:r>
          </w:del>
        </w:p>
        <w:p w14:paraId="22B9200D" w14:textId="4EA55222" w:rsidR="00B3129E" w:rsidDel="00F66B72" w:rsidRDefault="00B3129E" w:rsidP="00F66B72">
          <w:pPr>
            <w:pStyle w:val="TOC1"/>
            <w:rPr>
              <w:del w:id="123" w:author="Gallard, Brett (LNG-AUS)" w:date="2020-02-21T15:51:00Z"/>
              <w:rFonts w:asciiTheme="minorHAnsi" w:eastAsiaTheme="minorEastAsia" w:hAnsiTheme="minorHAnsi"/>
              <w:noProof/>
              <w:sz w:val="22"/>
              <w:lang w:eastAsia="en-AU"/>
            </w:rPr>
          </w:pPr>
          <w:del w:id="124" w:author="Gallard, Brett (LNG-AUS)" w:date="2020-02-21T15:51:00Z">
            <w:r w:rsidRPr="00F66B72" w:rsidDel="00F66B72">
              <w:rPr>
                <w:rStyle w:val="Hyperlink"/>
                <w:noProof/>
              </w:rPr>
              <w:delText>6.</w:delText>
            </w:r>
            <w:r w:rsidDel="00F66B72">
              <w:rPr>
                <w:rFonts w:asciiTheme="minorHAnsi" w:eastAsiaTheme="minorEastAsia" w:hAnsiTheme="minorHAnsi"/>
                <w:noProof/>
                <w:sz w:val="22"/>
                <w:lang w:eastAsia="en-AU"/>
              </w:rPr>
              <w:tab/>
            </w:r>
            <w:r w:rsidRPr="00F66B72" w:rsidDel="00F66B72">
              <w:rPr>
                <w:rStyle w:val="Hyperlink"/>
                <w:noProof/>
              </w:rPr>
              <w:delText>Repayments</w:delText>
            </w:r>
            <w:r w:rsidDel="00F66B72">
              <w:rPr>
                <w:noProof/>
                <w:webHidden/>
              </w:rPr>
              <w:tab/>
              <w:delText>4</w:delText>
            </w:r>
          </w:del>
        </w:p>
        <w:p w14:paraId="330F527D" w14:textId="03281EDA" w:rsidR="00B3129E" w:rsidDel="00F66B72" w:rsidRDefault="00B3129E" w:rsidP="00F66B72">
          <w:pPr>
            <w:pStyle w:val="TOC1"/>
            <w:rPr>
              <w:del w:id="125" w:author="Gallard, Brett (LNG-AUS)" w:date="2020-02-21T15:51:00Z"/>
              <w:rFonts w:asciiTheme="minorHAnsi" w:eastAsiaTheme="minorEastAsia" w:hAnsiTheme="minorHAnsi"/>
              <w:noProof/>
              <w:sz w:val="22"/>
              <w:lang w:eastAsia="en-AU"/>
            </w:rPr>
          </w:pPr>
          <w:del w:id="126" w:author="Gallard, Brett (LNG-AUS)" w:date="2020-02-21T15:51:00Z">
            <w:r w:rsidRPr="00F66B72" w:rsidDel="00F66B72">
              <w:rPr>
                <w:rStyle w:val="Hyperlink"/>
                <w:noProof/>
              </w:rPr>
              <w:delText>7.</w:delText>
            </w:r>
            <w:r w:rsidDel="00F66B72">
              <w:rPr>
                <w:rFonts w:asciiTheme="minorHAnsi" w:eastAsiaTheme="minorEastAsia" w:hAnsiTheme="minorHAnsi"/>
                <w:noProof/>
                <w:sz w:val="22"/>
                <w:lang w:eastAsia="en-AU"/>
              </w:rPr>
              <w:tab/>
            </w:r>
            <w:r w:rsidRPr="00F66B72" w:rsidDel="00F66B72">
              <w:rPr>
                <w:rStyle w:val="Hyperlink"/>
                <w:noProof/>
              </w:rPr>
              <w:delText>What’s new in Lexis Affinity™ 9.1</w:delText>
            </w:r>
            <w:r w:rsidDel="00F66B72">
              <w:rPr>
                <w:noProof/>
                <w:webHidden/>
              </w:rPr>
              <w:tab/>
              <w:delText>5</w:delText>
            </w:r>
          </w:del>
        </w:p>
        <w:p w14:paraId="6DDC4EFD" w14:textId="30D3D6E3" w:rsidR="00B3129E" w:rsidDel="00F66B72" w:rsidRDefault="00B3129E" w:rsidP="00F66B72">
          <w:pPr>
            <w:pStyle w:val="TOC1"/>
            <w:rPr>
              <w:del w:id="127" w:author="Gallard, Brett (LNG-AUS)" w:date="2020-02-21T15:51:00Z"/>
              <w:rFonts w:asciiTheme="minorHAnsi" w:eastAsiaTheme="minorEastAsia" w:hAnsiTheme="minorHAnsi"/>
              <w:noProof/>
              <w:sz w:val="22"/>
              <w:lang w:eastAsia="en-AU"/>
            </w:rPr>
          </w:pPr>
          <w:del w:id="128" w:author="Gallard, Brett (LNG-AUS)" w:date="2020-02-21T15:51:00Z">
            <w:r w:rsidRPr="00F66B72" w:rsidDel="00F66B72">
              <w:rPr>
                <w:rStyle w:val="Hyperlink"/>
                <w:noProof/>
              </w:rPr>
              <w:delText>8.</w:delText>
            </w:r>
            <w:r w:rsidDel="00F66B72">
              <w:rPr>
                <w:rFonts w:asciiTheme="minorHAnsi" w:eastAsiaTheme="minorEastAsia" w:hAnsiTheme="minorHAnsi"/>
                <w:noProof/>
                <w:sz w:val="22"/>
                <w:lang w:eastAsia="en-AU"/>
              </w:rPr>
              <w:tab/>
            </w:r>
            <w:r w:rsidRPr="00F66B72" w:rsidDel="00F66B72">
              <w:rPr>
                <w:rStyle w:val="Hyperlink"/>
                <w:noProof/>
              </w:rPr>
              <w:delText>Why Upgrade?</w:delText>
            </w:r>
            <w:r w:rsidDel="00F66B72">
              <w:rPr>
                <w:noProof/>
                <w:webHidden/>
              </w:rPr>
              <w:tab/>
              <w:delText>6</w:delText>
            </w:r>
          </w:del>
        </w:p>
        <w:p w14:paraId="37CF27FD" w14:textId="3BB53A43" w:rsidR="00B3129E" w:rsidDel="00F66B72" w:rsidRDefault="00B3129E" w:rsidP="00F66B72">
          <w:pPr>
            <w:pStyle w:val="TOC1"/>
            <w:rPr>
              <w:del w:id="129" w:author="Gallard, Brett (LNG-AUS)" w:date="2020-02-21T15:51:00Z"/>
              <w:rFonts w:asciiTheme="minorHAnsi" w:eastAsiaTheme="minorEastAsia" w:hAnsiTheme="minorHAnsi"/>
              <w:noProof/>
              <w:sz w:val="22"/>
              <w:lang w:eastAsia="en-AU"/>
            </w:rPr>
          </w:pPr>
          <w:del w:id="130" w:author="Gallard, Brett (LNG-AUS)" w:date="2020-02-21T15:51:00Z">
            <w:r w:rsidRPr="00F66B72" w:rsidDel="00F66B72">
              <w:rPr>
                <w:rStyle w:val="Hyperlink"/>
                <w:noProof/>
              </w:rPr>
              <w:delText>9.</w:delText>
            </w:r>
            <w:r w:rsidDel="00F66B72">
              <w:rPr>
                <w:rFonts w:asciiTheme="minorHAnsi" w:eastAsiaTheme="minorEastAsia" w:hAnsiTheme="minorHAnsi"/>
                <w:noProof/>
                <w:sz w:val="22"/>
                <w:lang w:eastAsia="en-AU"/>
              </w:rPr>
              <w:tab/>
            </w:r>
            <w:r w:rsidRPr="00F66B72" w:rsidDel="00F66B72">
              <w:rPr>
                <w:rStyle w:val="Hyperlink"/>
                <w:noProof/>
              </w:rPr>
              <w:delText>Oracle Upgrades</w:delText>
            </w:r>
            <w:r w:rsidDel="00F66B72">
              <w:rPr>
                <w:noProof/>
                <w:webHidden/>
              </w:rPr>
              <w:tab/>
              <w:delText>7</w:delText>
            </w:r>
          </w:del>
        </w:p>
        <w:p w14:paraId="213DD3ED" w14:textId="0D69BFF2" w:rsidR="00B3129E" w:rsidDel="00F66B72" w:rsidRDefault="00B3129E" w:rsidP="00F66B72">
          <w:pPr>
            <w:pStyle w:val="TOC1"/>
            <w:rPr>
              <w:del w:id="131" w:author="Gallard, Brett (LNG-AUS)" w:date="2020-02-21T15:51:00Z"/>
              <w:rFonts w:asciiTheme="minorHAnsi" w:eastAsiaTheme="minorEastAsia" w:hAnsiTheme="minorHAnsi"/>
              <w:noProof/>
              <w:sz w:val="22"/>
              <w:lang w:eastAsia="en-AU"/>
            </w:rPr>
          </w:pPr>
          <w:del w:id="132" w:author="Gallard, Brett (LNG-AUS)" w:date="2020-02-21T15:51:00Z">
            <w:r w:rsidRPr="00F66B72" w:rsidDel="00F66B72">
              <w:rPr>
                <w:rStyle w:val="Hyperlink"/>
                <w:noProof/>
              </w:rPr>
              <w:delText>10.</w:delText>
            </w:r>
            <w:r w:rsidDel="00F66B72">
              <w:rPr>
                <w:rFonts w:asciiTheme="minorHAnsi" w:eastAsiaTheme="minorEastAsia" w:hAnsiTheme="minorHAnsi"/>
                <w:noProof/>
                <w:sz w:val="22"/>
                <w:lang w:eastAsia="en-AU"/>
              </w:rPr>
              <w:tab/>
            </w:r>
            <w:r w:rsidRPr="00F66B72" w:rsidDel="00F66B72">
              <w:rPr>
                <w:rStyle w:val="Hyperlink"/>
                <w:noProof/>
              </w:rPr>
              <w:delText>Microsoft Office</w:delText>
            </w:r>
            <w:r w:rsidDel="00F66B72">
              <w:rPr>
                <w:noProof/>
                <w:webHidden/>
              </w:rPr>
              <w:tab/>
              <w:delText>7</w:delText>
            </w:r>
          </w:del>
        </w:p>
        <w:p w14:paraId="5BF7FBB8" w14:textId="23D1CF8E" w:rsidR="00B3129E" w:rsidDel="00F66B72" w:rsidRDefault="00B3129E" w:rsidP="00F66B72">
          <w:pPr>
            <w:pStyle w:val="TOC1"/>
            <w:rPr>
              <w:del w:id="133" w:author="Gallard, Brett (LNG-AUS)" w:date="2020-02-21T15:51:00Z"/>
              <w:rFonts w:asciiTheme="minorHAnsi" w:eastAsiaTheme="minorEastAsia" w:hAnsiTheme="minorHAnsi"/>
              <w:noProof/>
              <w:sz w:val="22"/>
              <w:lang w:eastAsia="en-AU"/>
            </w:rPr>
          </w:pPr>
          <w:del w:id="134" w:author="Gallard, Brett (LNG-AUS)" w:date="2020-02-21T15:51:00Z">
            <w:r w:rsidRPr="00F66B72" w:rsidDel="00F66B72">
              <w:rPr>
                <w:rStyle w:val="Hyperlink"/>
                <w:noProof/>
              </w:rPr>
              <w:delText>11.</w:delText>
            </w:r>
            <w:r w:rsidDel="00F66B72">
              <w:rPr>
                <w:rFonts w:asciiTheme="minorHAnsi" w:eastAsiaTheme="minorEastAsia" w:hAnsiTheme="minorHAnsi"/>
                <w:noProof/>
                <w:sz w:val="22"/>
                <w:lang w:eastAsia="en-AU"/>
              </w:rPr>
              <w:tab/>
            </w:r>
            <w:r w:rsidRPr="00F66B72" w:rsidDel="00F66B72">
              <w:rPr>
                <w:rStyle w:val="Hyperlink"/>
                <w:noProof/>
              </w:rPr>
              <w:delText>More information</w:delText>
            </w:r>
            <w:r w:rsidDel="00F66B72">
              <w:rPr>
                <w:noProof/>
                <w:webHidden/>
              </w:rPr>
              <w:tab/>
              <w:delText>7</w:delText>
            </w:r>
          </w:del>
        </w:p>
        <w:p w14:paraId="17F2BE01" w14:textId="35FA922A" w:rsidR="00DC671B" w:rsidDel="00B3129E" w:rsidRDefault="00DC671B">
          <w:pPr>
            <w:pStyle w:val="TOC1"/>
            <w:tabs>
              <w:tab w:val="left" w:pos="440"/>
            </w:tabs>
            <w:rPr>
              <w:del w:id="135" w:author="Gallard, Brett (LNG-AUS)" w:date="2020-02-21T15:19:00Z"/>
              <w:rFonts w:asciiTheme="minorHAnsi" w:eastAsiaTheme="minorEastAsia" w:hAnsiTheme="minorHAnsi"/>
              <w:noProof/>
              <w:sz w:val="22"/>
              <w:lang w:eastAsia="en-AU"/>
            </w:rPr>
          </w:pPr>
          <w:del w:id="136" w:author="Gallard, Brett (LNG-AUS)" w:date="2020-02-21T15:19:00Z">
            <w:r w:rsidRPr="00B3129E" w:rsidDel="00B3129E">
              <w:rPr>
                <w:rStyle w:val="Hyperlink"/>
                <w:noProof/>
              </w:rPr>
              <w:delText>1.</w:delText>
            </w:r>
            <w:r w:rsidDel="00B3129E">
              <w:rPr>
                <w:rFonts w:asciiTheme="minorHAnsi" w:eastAsiaTheme="minorEastAsia" w:hAnsiTheme="minorHAnsi"/>
                <w:noProof/>
                <w:sz w:val="22"/>
                <w:lang w:eastAsia="en-AU"/>
              </w:rPr>
              <w:tab/>
            </w:r>
            <w:r w:rsidRPr="00B3129E" w:rsidDel="00B3129E">
              <w:rPr>
                <w:rStyle w:val="Hyperlink"/>
                <w:noProof/>
              </w:rPr>
              <w:delText>Preparing for an upgrade</w:delText>
            </w:r>
            <w:r w:rsidDel="00B3129E">
              <w:rPr>
                <w:noProof/>
                <w:webHidden/>
              </w:rPr>
              <w:tab/>
            </w:r>
            <w:r w:rsidR="00505D71" w:rsidDel="00B3129E">
              <w:rPr>
                <w:noProof/>
                <w:webHidden/>
              </w:rPr>
              <w:delText>3</w:delText>
            </w:r>
          </w:del>
        </w:p>
        <w:p w14:paraId="566FDD84" w14:textId="4D07F495" w:rsidR="00DC671B" w:rsidDel="00B3129E" w:rsidRDefault="00DC671B">
          <w:pPr>
            <w:pStyle w:val="TOC1"/>
            <w:tabs>
              <w:tab w:val="left" w:pos="440"/>
            </w:tabs>
            <w:rPr>
              <w:del w:id="137" w:author="Gallard, Brett (LNG-AUS)" w:date="2020-02-21T15:19:00Z"/>
              <w:rFonts w:asciiTheme="minorHAnsi" w:eastAsiaTheme="minorEastAsia" w:hAnsiTheme="minorHAnsi"/>
              <w:noProof/>
              <w:sz w:val="22"/>
              <w:lang w:eastAsia="en-AU"/>
            </w:rPr>
          </w:pPr>
          <w:del w:id="138" w:author="Gallard, Brett (LNG-AUS)" w:date="2020-02-21T15:19:00Z">
            <w:r w:rsidRPr="00B3129E" w:rsidDel="00B3129E">
              <w:rPr>
                <w:rStyle w:val="Hyperlink"/>
                <w:noProof/>
              </w:rPr>
              <w:delText>2.</w:delText>
            </w:r>
            <w:r w:rsidDel="00B3129E">
              <w:rPr>
                <w:rFonts w:asciiTheme="minorHAnsi" w:eastAsiaTheme="minorEastAsia" w:hAnsiTheme="minorHAnsi"/>
                <w:noProof/>
                <w:sz w:val="22"/>
                <w:lang w:eastAsia="en-AU"/>
              </w:rPr>
              <w:tab/>
            </w:r>
            <w:r w:rsidRPr="00B3129E" w:rsidDel="00B3129E">
              <w:rPr>
                <w:rStyle w:val="Hyperlink"/>
                <w:noProof/>
              </w:rPr>
              <w:delText>What’s new in Lexis Affinity™ 9.1</w:delText>
            </w:r>
            <w:r w:rsidDel="00B3129E">
              <w:rPr>
                <w:noProof/>
                <w:webHidden/>
              </w:rPr>
              <w:tab/>
            </w:r>
            <w:r w:rsidR="00505D71" w:rsidDel="00B3129E">
              <w:rPr>
                <w:noProof/>
                <w:webHidden/>
              </w:rPr>
              <w:delText>3</w:delText>
            </w:r>
          </w:del>
        </w:p>
        <w:p w14:paraId="1C91F0CA" w14:textId="630AD480" w:rsidR="00DC671B" w:rsidDel="00B3129E" w:rsidRDefault="00DC671B">
          <w:pPr>
            <w:pStyle w:val="TOC1"/>
            <w:tabs>
              <w:tab w:val="left" w:pos="440"/>
            </w:tabs>
            <w:rPr>
              <w:del w:id="139" w:author="Gallard, Brett (LNG-AUS)" w:date="2020-02-21T15:19:00Z"/>
              <w:rFonts w:asciiTheme="minorHAnsi" w:eastAsiaTheme="minorEastAsia" w:hAnsiTheme="minorHAnsi"/>
              <w:noProof/>
              <w:sz w:val="22"/>
              <w:lang w:eastAsia="en-AU"/>
            </w:rPr>
          </w:pPr>
          <w:del w:id="140" w:author="Gallard, Brett (LNG-AUS)" w:date="2020-02-21T15:19:00Z">
            <w:r w:rsidRPr="00B3129E" w:rsidDel="00B3129E">
              <w:rPr>
                <w:rStyle w:val="Hyperlink"/>
                <w:noProof/>
              </w:rPr>
              <w:delText>3.</w:delText>
            </w:r>
            <w:r w:rsidDel="00B3129E">
              <w:rPr>
                <w:rFonts w:asciiTheme="minorHAnsi" w:eastAsiaTheme="minorEastAsia" w:hAnsiTheme="minorHAnsi"/>
                <w:noProof/>
                <w:sz w:val="22"/>
                <w:lang w:eastAsia="en-AU"/>
              </w:rPr>
              <w:tab/>
            </w:r>
            <w:r w:rsidRPr="00B3129E" w:rsidDel="00B3129E">
              <w:rPr>
                <w:rStyle w:val="Hyperlink"/>
                <w:noProof/>
              </w:rPr>
              <w:delText>Why Upgrade?</w:delText>
            </w:r>
            <w:r w:rsidDel="00B3129E">
              <w:rPr>
                <w:noProof/>
                <w:webHidden/>
              </w:rPr>
              <w:tab/>
            </w:r>
            <w:r w:rsidR="00505D71" w:rsidDel="00B3129E">
              <w:rPr>
                <w:noProof/>
                <w:webHidden/>
              </w:rPr>
              <w:delText>4</w:delText>
            </w:r>
          </w:del>
        </w:p>
        <w:p w14:paraId="25CF3513" w14:textId="7C37DA12" w:rsidR="00DC671B" w:rsidDel="00B3129E" w:rsidRDefault="00DC671B">
          <w:pPr>
            <w:pStyle w:val="TOC1"/>
            <w:tabs>
              <w:tab w:val="left" w:pos="440"/>
            </w:tabs>
            <w:rPr>
              <w:del w:id="141" w:author="Gallard, Brett (LNG-AUS)" w:date="2020-02-21T15:19:00Z"/>
              <w:rFonts w:asciiTheme="minorHAnsi" w:eastAsiaTheme="minorEastAsia" w:hAnsiTheme="minorHAnsi"/>
              <w:noProof/>
              <w:sz w:val="22"/>
              <w:lang w:eastAsia="en-AU"/>
            </w:rPr>
          </w:pPr>
          <w:del w:id="142" w:author="Gallard, Brett (LNG-AUS)" w:date="2020-02-21T15:19:00Z">
            <w:r w:rsidRPr="00B3129E" w:rsidDel="00B3129E">
              <w:rPr>
                <w:rStyle w:val="Hyperlink"/>
                <w:noProof/>
              </w:rPr>
              <w:delText>4.</w:delText>
            </w:r>
            <w:r w:rsidDel="00B3129E">
              <w:rPr>
                <w:rFonts w:asciiTheme="minorHAnsi" w:eastAsiaTheme="minorEastAsia" w:hAnsiTheme="minorHAnsi"/>
                <w:noProof/>
                <w:sz w:val="22"/>
                <w:lang w:eastAsia="en-AU"/>
              </w:rPr>
              <w:tab/>
            </w:r>
            <w:r w:rsidRPr="00B3129E" w:rsidDel="00B3129E">
              <w:rPr>
                <w:rStyle w:val="Hyperlink"/>
                <w:noProof/>
              </w:rPr>
              <w:delText>Oracle Upgrades</w:delText>
            </w:r>
            <w:r w:rsidDel="00B3129E">
              <w:rPr>
                <w:noProof/>
                <w:webHidden/>
              </w:rPr>
              <w:tab/>
            </w:r>
            <w:r w:rsidR="00505D71" w:rsidDel="00B3129E">
              <w:rPr>
                <w:noProof/>
                <w:webHidden/>
              </w:rPr>
              <w:delText>5</w:delText>
            </w:r>
          </w:del>
        </w:p>
        <w:p w14:paraId="1933DC84" w14:textId="121FF713" w:rsidR="00DC671B" w:rsidDel="00B3129E" w:rsidRDefault="00DC671B">
          <w:pPr>
            <w:pStyle w:val="TOC1"/>
            <w:tabs>
              <w:tab w:val="left" w:pos="440"/>
            </w:tabs>
            <w:rPr>
              <w:del w:id="143" w:author="Gallard, Brett (LNG-AUS)" w:date="2020-02-21T15:19:00Z"/>
              <w:rFonts w:asciiTheme="minorHAnsi" w:eastAsiaTheme="minorEastAsia" w:hAnsiTheme="minorHAnsi"/>
              <w:noProof/>
              <w:sz w:val="22"/>
              <w:lang w:eastAsia="en-AU"/>
            </w:rPr>
          </w:pPr>
          <w:del w:id="144" w:author="Gallard, Brett (LNG-AUS)" w:date="2020-02-21T15:19:00Z">
            <w:r w:rsidRPr="00B3129E" w:rsidDel="00B3129E">
              <w:rPr>
                <w:rStyle w:val="Hyperlink"/>
                <w:noProof/>
              </w:rPr>
              <w:delText>5.</w:delText>
            </w:r>
            <w:r w:rsidDel="00B3129E">
              <w:rPr>
                <w:rFonts w:asciiTheme="minorHAnsi" w:eastAsiaTheme="minorEastAsia" w:hAnsiTheme="minorHAnsi"/>
                <w:noProof/>
                <w:sz w:val="22"/>
                <w:lang w:eastAsia="en-AU"/>
              </w:rPr>
              <w:tab/>
            </w:r>
            <w:r w:rsidRPr="00B3129E" w:rsidDel="00B3129E">
              <w:rPr>
                <w:rStyle w:val="Hyperlink"/>
                <w:noProof/>
              </w:rPr>
              <w:delText>Microsoft Office</w:delText>
            </w:r>
            <w:r w:rsidDel="00B3129E">
              <w:rPr>
                <w:noProof/>
                <w:webHidden/>
              </w:rPr>
              <w:tab/>
            </w:r>
            <w:r w:rsidR="00505D71" w:rsidDel="00B3129E">
              <w:rPr>
                <w:noProof/>
                <w:webHidden/>
              </w:rPr>
              <w:delText>5</w:delText>
            </w:r>
          </w:del>
        </w:p>
        <w:p w14:paraId="759F79C9" w14:textId="6A147AA6" w:rsidR="00DC671B" w:rsidDel="00B3129E" w:rsidRDefault="00DC671B">
          <w:pPr>
            <w:pStyle w:val="TOC1"/>
            <w:tabs>
              <w:tab w:val="left" w:pos="440"/>
            </w:tabs>
            <w:rPr>
              <w:del w:id="145" w:author="Gallard, Brett (LNG-AUS)" w:date="2020-02-21T15:19:00Z"/>
              <w:rFonts w:asciiTheme="minorHAnsi" w:eastAsiaTheme="minorEastAsia" w:hAnsiTheme="minorHAnsi"/>
              <w:noProof/>
              <w:sz w:val="22"/>
              <w:lang w:eastAsia="en-AU"/>
            </w:rPr>
          </w:pPr>
          <w:del w:id="146" w:author="Gallard, Brett (LNG-AUS)" w:date="2020-02-21T15:19:00Z">
            <w:r w:rsidRPr="00B3129E" w:rsidDel="00B3129E">
              <w:rPr>
                <w:rStyle w:val="Hyperlink"/>
                <w:noProof/>
              </w:rPr>
              <w:delText>6.</w:delText>
            </w:r>
            <w:r w:rsidDel="00B3129E">
              <w:rPr>
                <w:rFonts w:asciiTheme="minorHAnsi" w:eastAsiaTheme="minorEastAsia" w:hAnsiTheme="minorHAnsi"/>
                <w:noProof/>
                <w:sz w:val="22"/>
                <w:lang w:eastAsia="en-AU"/>
              </w:rPr>
              <w:tab/>
            </w:r>
            <w:r w:rsidRPr="00B3129E" w:rsidDel="00B3129E">
              <w:rPr>
                <w:rStyle w:val="Hyperlink"/>
                <w:noProof/>
              </w:rPr>
              <w:delText>More information</w:delText>
            </w:r>
            <w:r w:rsidDel="00B3129E">
              <w:rPr>
                <w:noProof/>
                <w:webHidden/>
              </w:rPr>
              <w:tab/>
            </w:r>
            <w:r w:rsidR="00505D71" w:rsidDel="00B3129E">
              <w:rPr>
                <w:noProof/>
                <w:webHidden/>
              </w:rPr>
              <w:delText>5</w:delText>
            </w:r>
          </w:del>
        </w:p>
        <w:p w14:paraId="3A7B0039" w14:textId="5D910DB7" w:rsidR="001E2D29" w:rsidRDefault="001E2D29">
          <w:r>
            <w:rPr>
              <w:b/>
              <w:bCs/>
              <w:noProof/>
            </w:rPr>
            <w:fldChar w:fldCharType="end"/>
          </w:r>
        </w:p>
      </w:sdtContent>
    </w:sdt>
    <w:p w14:paraId="4D945DDF" w14:textId="75C4A888" w:rsidR="00840BFC" w:rsidDel="0097692B" w:rsidRDefault="00840BFC" w:rsidP="00EC3F17">
      <w:pPr>
        <w:rPr>
          <w:del w:id="147" w:author="Gallard, Brett (LNG-AUS)" w:date="2020-02-21T15:39:00Z"/>
        </w:rPr>
      </w:pPr>
    </w:p>
    <w:p w14:paraId="2E039853" w14:textId="14825887" w:rsidR="00840BFC" w:rsidDel="0097692B" w:rsidRDefault="00840BFC" w:rsidP="00EC3F17">
      <w:pPr>
        <w:rPr>
          <w:del w:id="148" w:author="Gallard, Brett (LNG-AUS)" w:date="2020-02-21T15:39:00Z"/>
        </w:rPr>
      </w:pPr>
    </w:p>
    <w:p w14:paraId="646DDD01" w14:textId="678AF4E7" w:rsidR="00840BFC" w:rsidDel="0097692B" w:rsidRDefault="00840BFC" w:rsidP="00EC3F17">
      <w:pPr>
        <w:rPr>
          <w:del w:id="149" w:author="Gallard, Brett (LNG-AUS)" w:date="2020-02-21T15:39:00Z"/>
        </w:rPr>
      </w:pPr>
    </w:p>
    <w:p w14:paraId="3863E89A" w14:textId="58E23528" w:rsidR="00840BFC" w:rsidDel="0097692B" w:rsidRDefault="00840BFC" w:rsidP="00EC3F17">
      <w:pPr>
        <w:rPr>
          <w:del w:id="150" w:author="Gallard, Brett (LNG-AUS)" w:date="2020-02-21T15:39:00Z"/>
        </w:rPr>
      </w:pPr>
    </w:p>
    <w:p w14:paraId="6E97C0BF" w14:textId="791E274E" w:rsidR="00840BFC" w:rsidDel="0097692B" w:rsidRDefault="00840BFC" w:rsidP="00EC3F17">
      <w:pPr>
        <w:rPr>
          <w:del w:id="151" w:author="Gallard, Brett (LNG-AUS)" w:date="2020-02-21T15:39:00Z"/>
        </w:rPr>
      </w:pPr>
    </w:p>
    <w:p w14:paraId="44493B09" w14:textId="14D6CB22" w:rsidR="00840BFC" w:rsidDel="0097692B" w:rsidRDefault="00840BFC" w:rsidP="00EC3F17">
      <w:pPr>
        <w:rPr>
          <w:del w:id="152" w:author="Gallard, Brett (LNG-AUS)" w:date="2020-02-21T15:39:00Z"/>
        </w:rPr>
      </w:pPr>
    </w:p>
    <w:p w14:paraId="3C0552ED" w14:textId="0F3B8B21" w:rsidR="00840BFC" w:rsidDel="0097692B" w:rsidRDefault="00840BFC" w:rsidP="00EC3F17">
      <w:pPr>
        <w:rPr>
          <w:del w:id="153" w:author="Gallard, Brett (LNG-AUS)" w:date="2020-02-21T15:39:00Z"/>
        </w:rPr>
      </w:pPr>
    </w:p>
    <w:p w14:paraId="402661A3" w14:textId="7A55382B" w:rsidR="005026B5" w:rsidDel="0097692B" w:rsidRDefault="005026B5">
      <w:pPr>
        <w:rPr>
          <w:del w:id="154" w:author="Gallard, Brett (LNG-AUS)" w:date="2020-02-21T15:39:00Z"/>
        </w:rPr>
      </w:pPr>
    </w:p>
    <w:p w14:paraId="125BC4D7" w14:textId="3258B8E4" w:rsidR="005026B5" w:rsidDel="0097692B" w:rsidRDefault="005026B5">
      <w:pPr>
        <w:rPr>
          <w:del w:id="155" w:author="Gallard, Brett (LNG-AUS)" w:date="2020-02-21T15:39:00Z"/>
        </w:rPr>
      </w:pPr>
    </w:p>
    <w:p w14:paraId="7E62E04E" w14:textId="3A88A9AB" w:rsidR="002944C4" w:rsidDel="0097692B" w:rsidRDefault="002944C4">
      <w:pPr>
        <w:rPr>
          <w:del w:id="156" w:author="Gallard, Brett (LNG-AUS)" w:date="2020-02-21T15:39:00Z"/>
        </w:rPr>
      </w:pPr>
    </w:p>
    <w:p w14:paraId="6AB559E6" w14:textId="4E6EDF27" w:rsidR="00CF0C87" w:rsidDel="0097692B" w:rsidRDefault="00CF0C87">
      <w:pPr>
        <w:rPr>
          <w:del w:id="157" w:author="Gallard, Brett (LNG-AUS)" w:date="2020-02-21T15:39:00Z"/>
        </w:rPr>
      </w:pPr>
    </w:p>
    <w:p w14:paraId="16474163" w14:textId="0E73C173" w:rsidR="00CF0C87" w:rsidDel="0097692B" w:rsidRDefault="00CF0C87">
      <w:pPr>
        <w:rPr>
          <w:del w:id="158" w:author="Gallard, Brett (LNG-AUS)" w:date="2020-02-21T15:39:00Z"/>
        </w:rPr>
      </w:pPr>
    </w:p>
    <w:p w14:paraId="25D04748" w14:textId="09D109EF" w:rsidR="00CF0C87" w:rsidDel="0097692B" w:rsidRDefault="00CF0C87">
      <w:pPr>
        <w:rPr>
          <w:del w:id="159" w:author="Gallard, Brett (LNG-AUS)" w:date="2020-02-21T15:39:00Z"/>
        </w:rPr>
      </w:pPr>
    </w:p>
    <w:p w14:paraId="5E78D1A6" w14:textId="3376CF4C" w:rsidR="00CF0C87" w:rsidDel="0097692B" w:rsidRDefault="00CF0C87">
      <w:pPr>
        <w:rPr>
          <w:del w:id="160" w:author="Gallard, Brett (LNG-AUS)" w:date="2020-02-21T15:39:00Z"/>
        </w:rPr>
      </w:pPr>
    </w:p>
    <w:p w14:paraId="63323E15" w14:textId="2EBCA661" w:rsidR="00CF0C87" w:rsidRDefault="00CF0C87"/>
    <w:p w14:paraId="1647B3C7" w14:textId="57C89948" w:rsidR="00B0097C" w:rsidRDefault="00B0097C"/>
    <w:p w14:paraId="45AD3DA4" w14:textId="77777777" w:rsidR="00B0097C" w:rsidRDefault="00B0097C"/>
    <w:p w14:paraId="455A355D" w14:textId="7AB57CAD" w:rsidR="00FD363F" w:rsidRDefault="00FD363F">
      <w:pPr>
        <w:spacing w:after="160" w:line="259" w:lineRule="auto"/>
      </w:pPr>
      <w:r>
        <w:br w:type="page"/>
      </w:r>
    </w:p>
    <w:p w14:paraId="62653518" w14:textId="08136B7E" w:rsidR="00840BFC" w:rsidRPr="00F66B72" w:rsidRDefault="00EE1C2D" w:rsidP="00F66B72">
      <w:pPr>
        <w:pStyle w:val="Heading1"/>
      </w:pPr>
      <w:bookmarkStart w:id="161" w:name="_Toc33443763"/>
      <w:r w:rsidRPr="00F66B72">
        <w:lastRenderedPageBreak/>
        <w:t>Executive Summary</w:t>
      </w:r>
      <w:del w:id="162" w:author="Gallard, Brett (LNG-AUS)" w:date="2020-02-24T15:42:00Z">
        <w:r w:rsidRPr="00F66B72" w:rsidDel="00C27FDE">
          <w:delText xml:space="preserve"> / </w:delText>
        </w:r>
        <w:r w:rsidR="009C465F" w:rsidRPr="00F66B72" w:rsidDel="00C27FDE">
          <w:delText xml:space="preserve">Our Proposal </w:delText>
        </w:r>
        <w:r w:rsidRPr="00F66B72" w:rsidDel="00C27FDE">
          <w:delText>/ R</w:delText>
        </w:r>
        <w:r w:rsidR="009C465F" w:rsidRPr="00F66B72" w:rsidDel="00C27FDE">
          <w:delText>eason for change</w:delText>
        </w:r>
      </w:del>
      <w:bookmarkEnd w:id="161"/>
    </w:p>
    <w:p w14:paraId="57326A7E" w14:textId="442C36CB" w:rsidR="00AE2E75" w:rsidRDefault="00AE2E75"/>
    <w:p w14:paraId="1F88023E" w14:textId="77777777" w:rsidR="00EB3218" w:rsidRDefault="00EB3218" w:rsidP="00777A7D">
      <w:pPr>
        <w:sectPr w:rsidR="00EB3218" w:rsidSect="00233463">
          <w:headerReference w:type="default" r:id="rId11"/>
          <w:footerReference w:type="default" r:id="rId12"/>
          <w:pgSz w:w="11906" w:h="16838"/>
          <w:pgMar w:top="1440" w:right="1080" w:bottom="1440" w:left="1080" w:header="708" w:footer="708" w:gutter="0"/>
          <w:cols w:space="708"/>
          <w:docGrid w:linePitch="360"/>
        </w:sectPr>
      </w:pPr>
    </w:p>
    <w:p w14:paraId="43202F99" w14:textId="6EB80B3D" w:rsidR="00F54E19" w:rsidRDefault="00587881" w:rsidP="00777A7D">
      <w:pPr>
        <w:rPr>
          <w:ins w:id="165" w:author="Gallard, Brett (LNG-AUS)" w:date="2020-02-21T15:00:00Z"/>
        </w:rPr>
      </w:pPr>
      <w:del w:id="166" w:author="Gallard, Brett (LNG-AUS)" w:date="2020-02-21T14:59:00Z">
        <w:r w:rsidDel="009C465F">
          <w:lastRenderedPageBreak/>
          <w:delText xml:space="preserve">Lexis Affinity™ </w:delText>
        </w:r>
        <w:r w:rsidR="00777A7D" w:rsidDel="009C465F">
          <w:delText>is a key component of your firms</w:delText>
        </w:r>
        <w:r w:rsidR="00FD363F" w:rsidDel="009C465F">
          <w:delText>’</w:delText>
        </w:r>
        <w:r w:rsidR="00777A7D" w:rsidDel="009C465F">
          <w:delText xml:space="preserve"> IT environment.</w:delText>
        </w:r>
      </w:del>
      <w:ins w:id="167" w:author="Gallard, Brett (LNG-AUS)" w:date="2020-02-21T14:59:00Z">
        <w:r w:rsidR="009C465F">
          <w:t xml:space="preserve">LexisNexis </w:t>
        </w:r>
      </w:ins>
      <w:ins w:id="168" w:author="Gallard, Brett (LNG-AUS)" w:date="2020-02-21T16:14:00Z">
        <w:r w:rsidR="00EE5B93">
          <w:t xml:space="preserve">is pleased to respond to a request </w:t>
        </w:r>
        <w:r w:rsidR="009F7092">
          <w:t xml:space="preserve">from </w:t>
        </w:r>
      </w:ins>
      <w:ins w:id="169" w:author="Gallard, Brett (LNG-AUS)" w:date="2020-02-21T15:00:00Z">
        <w:r w:rsidR="0006736D">
          <w:t xml:space="preserve">&lt;CUSTOMER&gt; </w:t>
        </w:r>
      </w:ins>
      <w:ins w:id="170" w:author="Gallard, Brett (LNG-AUS)" w:date="2020-02-21T16:14:00Z">
        <w:r w:rsidR="009F7092">
          <w:t xml:space="preserve">with this proposal </w:t>
        </w:r>
      </w:ins>
      <w:ins w:id="171" w:author="Gallard, Brett (LNG-AUS)" w:date="2020-02-21T15:00:00Z">
        <w:r w:rsidR="00351FF7">
          <w:t xml:space="preserve">to </w:t>
        </w:r>
        <w:r w:rsidR="0006736D">
          <w:t>solve</w:t>
        </w:r>
      </w:ins>
      <w:r w:rsidR="00777A7D">
        <w:t xml:space="preserve"> </w:t>
      </w:r>
      <w:ins w:id="172" w:author="Gallard, Brett (LNG-AUS)" w:date="2020-02-21T15:00:00Z">
        <w:r w:rsidR="00351FF7">
          <w:t>the following challenges:</w:t>
        </w:r>
      </w:ins>
    </w:p>
    <w:p w14:paraId="2A734020" w14:textId="226FC240" w:rsidR="00351FF7" w:rsidRDefault="00351FF7" w:rsidP="00777A7D">
      <w:pPr>
        <w:rPr>
          <w:ins w:id="173" w:author="Gallard, Brett (LNG-AUS)" w:date="2020-02-21T15:00:00Z"/>
        </w:rPr>
      </w:pPr>
    </w:p>
    <w:p w14:paraId="3DF57509" w14:textId="77777777" w:rsidR="008768D9" w:rsidRDefault="008768D9" w:rsidP="008768D9">
      <w:pPr>
        <w:pStyle w:val="ListParagraph"/>
        <w:numPr>
          <w:ilvl w:val="0"/>
          <w:numId w:val="19"/>
        </w:numPr>
        <w:rPr>
          <w:ins w:id="174" w:author="Gallard, Brett (LNG-AUS)" w:date="2020-02-21T15:02:00Z"/>
        </w:rPr>
        <w:sectPr w:rsidR="008768D9" w:rsidSect="000931A6">
          <w:type w:val="continuous"/>
          <w:pgSz w:w="11906" w:h="16838"/>
          <w:pgMar w:top="1440" w:right="1080" w:bottom="1440" w:left="1080" w:header="708" w:footer="708" w:gutter="0"/>
          <w:cols w:space="708"/>
          <w:docGrid w:linePitch="360"/>
        </w:sectPr>
      </w:pPr>
    </w:p>
    <w:p w14:paraId="0157D4A7" w14:textId="77777777" w:rsidR="005E3627" w:rsidRPr="004A53FF" w:rsidRDefault="00F66B72" w:rsidP="005E3627">
      <w:pPr>
        <w:spacing w:after="120"/>
        <w:rPr>
          <w:ins w:id="175" w:author="Gallard, Brett (LNG-AUS)" w:date="2020-02-24T15:42:00Z"/>
          <w:highlight w:val="yellow"/>
        </w:rPr>
      </w:pPr>
      <w:ins w:id="176" w:author="Gallard, Brett (LNG-AUS)" w:date="2020-02-21T15:49:00Z">
        <w:r w:rsidRPr="004A53FF">
          <w:rPr>
            <w:highlight w:val="yellow"/>
          </w:rPr>
          <w:lastRenderedPageBreak/>
          <w:t xml:space="preserve">This is a business challenge.  This is a business challenge.  This is a business challenge.  This is a business challenge.  </w:t>
        </w:r>
      </w:ins>
      <w:ins w:id="177" w:author="Gallard, Brett (LNG-AUS)" w:date="2020-02-21T15:02:00Z">
        <w:r w:rsidR="008768D9" w:rsidRPr="004A53FF">
          <w:rPr>
            <w:highlight w:val="yellow"/>
          </w:rPr>
          <w:t xml:space="preserve">This is a business challenge.  This is a business challenge.  This is a business challenge.  This is a business challenge.  This is a business challenge.  </w:t>
        </w:r>
      </w:ins>
    </w:p>
    <w:p w14:paraId="17E50C6E" w14:textId="6C7C8DC6" w:rsidR="00F66B72" w:rsidRPr="004A53FF" w:rsidRDefault="00F66B72" w:rsidP="005E3627">
      <w:pPr>
        <w:spacing w:after="120"/>
        <w:rPr>
          <w:ins w:id="178" w:author="Gallard, Brett (LNG-AUS)" w:date="2020-02-21T15:49:00Z"/>
          <w:highlight w:val="yellow"/>
        </w:rPr>
      </w:pPr>
      <w:ins w:id="179" w:author="Gallard, Brett (LNG-AUS)" w:date="2020-02-21T15:49:00Z">
        <w:r w:rsidRPr="004A53FF">
          <w:rPr>
            <w:highlight w:val="yellow"/>
          </w:rPr>
          <w:t xml:space="preserve">This is a business challenge.  This is a business challenge.  This is a business challenge.  This is a business challenge.  This is a business challenge.  This is a business challenge.  This is a business challenge.  This is a business challenge.  This is a business challenge.  </w:t>
        </w:r>
      </w:ins>
    </w:p>
    <w:p w14:paraId="491A860B" w14:textId="4ADD84FE" w:rsidR="00F66B72" w:rsidRPr="004A53FF" w:rsidRDefault="00F66B72" w:rsidP="005E3627">
      <w:pPr>
        <w:spacing w:after="120"/>
        <w:rPr>
          <w:ins w:id="180" w:author="Gallard, Brett (LNG-AUS)" w:date="2020-02-21T15:49:00Z"/>
          <w:highlight w:val="yellow"/>
        </w:rPr>
      </w:pPr>
      <w:ins w:id="181" w:author="Gallard, Brett (LNG-AUS)" w:date="2020-02-21T15:49:00Z">
        <w:r w:rsidRPr="004A53FF">
          <w:rPr>
            <w:highlight w:val="yellow"/>
          </w:rPr>
          <w:t xml:space="preserve">This is a business challenge.  This is a business challenge.  This is a business challenge.  This is a business challenge.  This is a business challenge.  This is a business challenge.  This is a business challenge.  This is a business challenge.  This is a business challenge.  </w:t>
        </w:r>
      </w:ins>
    </w:p>
    <w:p w14:paraId="3A3C54E4" w14:textId="5D2AB704" w:rsidR="00F66B72" w:rsidRDefault="00F66B72" w:rsidP="005E3627">
      <w:pPr>
        <w:spacing w:after="120"/>
        <w:rPr>
          <w:ins w:id="182" w:author="Gallard, Brett (LNG-AUS)" w:date="2020-02-21T15:49:00Z"/>
        </w:rPr>
      </w:pPr>
      <w:ins w:id="183" w:author="Gallard, Brett (LNG-AUS)" w:date="2020-02-21T15:49:00Z">
        <w:r w:rsidRPr="004A53FF">
          <w:rPr>
            <w:highlight w:val="yellow"/>
          </w:rPr>
          <w:t>This is a business challenge.  This is a business challenge.  This is a business challenge.  This is a business challenge.  This is a business challenge.  This is a business challenge.  This is a business challenge.  This is a business challenge.  This is a business challenge.</w:t>
        </w:r>
        <w:r>
          <w:t xml:space="preserve">  </w:t>
        </w:r>
      </w:ins>
    </w:p>
    <w:p w14:paraId="312ABBC3" w14:textId="77777777" w:rsidR="008768D9" w:rsidRDefault="008768D9" w:rsidP="00777A7D">
      <w:pPr>
        <w:rPr>
          <w:ins w:id="184" w:author="Gallard, Brett (LNG-AUS)" w:date="2020-02-21T15:02:00Z"/>
        </w:rPr>
        <w:sectPr w:rsidR="008768D9" w:rsidSect="005E3627">
          <w:type w:val="continuous"/>
          <w:pgSz w:w="11906" w:h="16838"/>
          <w:pgMar w:top="1440" w:right="1080" w:bottom="1440" w:left="1080" w:header="708" w:footer="708" w:gutter="0"/>
          <w:cols w:space="708"/>
          <w:docGrid w:linePitch="360"/>
        </w:sectPr>
      </w:pPr>
    </w:p>
    <w:p w14:paraId="347BD4B0" w14:textId="1016B469" w:rsidR="00351FF7" w:rsidDel="00A128DE" w:rsidRDefault="00351FF7" w:rsidP="00777A7D">
      <w:pPr>
        <w:rPr>
          <w:del w:id="185" w:author="Gallard, Brett (LNG-AUS)" w:date="2020-02-21T15:02:00Z"/>
        </w:rPr>
      </w:pPr>
    </w:p>
    <w:p w14:paraId="5213D4BE" w14:textId="278BE4D5" w:rsidR="00A128DE" w:rsidRDefault="00A128DE" w:rsidP="00A128DE">
      <w:pPr>
        <w:rPr>
          <w:ins w:id="186" w:author="Gallard, Brett (LNG-AUS)" w:date="2020-02-21T15:03:00Z"/>
        </w:rPr>
      </w:pPr>
    </w:p>
    <w:p w14:paraId="324D8AD0" w14:textId="4D3F0C2B" w:rsidR="00CD5146" w:rsidRPr="00CD5146" w:rsidRDefault="00CD5146" w:rsidP="00F66B72">
      <w:pPr>
        <w:pStyle w:val="Heading1"/>
        <w:rPr>
          <w:ins w:id="187" w:author="Gallard, Brett (LNG-AUS)" w:date="2020-02-21T15:49:00Z"/>
        </w:rPr>
      </w:pPr>
      <w:bookmarkStart w:id="188" w:name="_Toc33443765"/>
      <w:ins w:id="189" w:author="Gallard, Brett (LNG-AUS)" w:date="2020-02-21T15:49:00Z">
        <w:r w:rsidRPr="00CD5146">
          <w:t>Why choose Lexis Affinity™</w:t>
        </w:r>
        <w:bookmarkEnd w:id="188"/>
        <w:r w:rsidRPr="00CD5146">
          <w:t xml:space="preserve"> </w:t>
        </w:r>
      </w:ins>
    </w:p>
    <w:p w14:paraId="63D314D1" w14:textId="77777777" w:rsidR="00CD5146" w:rsidRPr="00CD5146" w:rsidRDefault="00CD5146" w:rsidP="00CD5146">
      <w:pPr>
        <w:rPr>
          <w:ins w:id="190" w:author="Gallard, Brett (LNG-AUS)" w:date="2020-02-21T15:49:00Z"/>
        </w:rPr>
      </w:pPr>
    </w:p>
    <w:p w14:paraId="33D28C2A" w14:textId="2D5EFBD6" w:rsidR="00CD5146" w:rsidRPr="00CD5146" w:rsidRDefault="000715D6" w:rsidP="00CD5146">
      <w:pPr>
        <w:rPr>
          <w:ins w:id="191" w:author="Gallard, Brett (LNG-AUS)" w:date="2020-02-21T15:49:00Z"/>
        </w:rPr>
      </w:pPr>
      <w:ins w:id="192" w:author="Gallard, Brett (LNG-AUS)" w:date="2020-02-21T16:21:00Z">
        <w:r>
          <w:t xml:space="preserve">Smart </w:t>
        </w:r>
      </w:ins>
      <w:ins w:id="193" w:author="Gallard, Brett (LNG-AUS)" w:date="2020-02-21T15:49:00Z">
        <w:r w:rsidR="00CD5146" w:rsidRPr="00CD5146">
          <w:t xml:space="preserve">firms choose </w:t>
        </w:r>
      </w:ins>
      <w:ins w:id="194" w:author="Gallard, Brett (LNG-AUS)" w:date="2020-02-21T16:21:00Z">
        <w:r>
          <w:t>Lexis Affinity™ for many reasons, including</w:t>
        </w:r>
      </w:ins>
      <w:ins w:id="195" w:author="Gallard, Brett (LNG-AUS)" w:date="2020-02-21T15:49:00Z">
        <w:r w:rsidR="00CD5146" w:rsidRPr="00CD5146">
          <w:t>:</w:t>
        </w:r>
      </w:ins>
    </w:p>
    <w:p w14:paraId="2F57F2DD" w14:textId="77777777" w:rsidR="00CD5146" w:rsidRPr="00CD5146" w:rsidRDefault="00CD5146" w:rsidP="00CD5146">
      <w:pPr>
        <w:rPr>
          <w:ins w:id="196" w:author="Gallard, Brett (LNG-AUS)" w:date="2020-02-21T15:49:00Z"/>
        </w:rPr>
      </w:pPr>
    </w:p>
    <w:p w14:paraId="5C0CC653" w14:textId="77777777" w:rsidR="00CD5146" w:rsidRPr="00CD5146" w:rsidRDefault="00CD5146" w:rsidP="00CD5146">
      <w:pPr>
        <w:rPr>
          <w:ins w:id="197" w:author="Gallard, Brett (LNG-AUS)" w:date="2020-02-21T15:49:00Z"/>
        </w:rPr>
        <w:sectPr w:rsidR="00CD5146" w:rsidRPr="00CD5146" w:rsidSect="000931A6">
          <w:type w:val="continuous"/>
          <w:pgSz w:w="11906" w:h="16838"/>
          <w:pgMar w:top="1440" w:right="1080" w:bottom="1440" w:left="1080" w:header="708" w:footer="708" w:gutter="0"/>
          <w:cols w:space="708"/>
          <w:docGrid w:linePitch="360"/>
        </w:sectPr>
      </w:pPr>
    </w:p>
    <w:p w14:paraId="71214746" w14:textId="77777777" w:rsidR="00CD5146" w:rsidRPr="00CD5146" w:rsidRDefault="00CD5146" w:rsidP="00CD5146">
      <w:pPr>
        <w:numPr>
          <w:ilvl w:val="0"/>
          <w:numId w:val="20"/>
        </w:numPr>
        <w:spacing w:after="120"/>
        <w:ind w:left="357" w:hanging="357"/>
        <w:rPr>
          <w:ins w:id="198" w:author="Gallard, Brett (LNG-AUS)" w:date="2020-02-21T15:49:00Z"/>
        </w:rPr>
      </w:pPr>
      <w:ins w:id="199" w:author="Gallard, Brett (LNG-AUS)" w:date="2020-02-21T15:49:00Z">
        <w:r w:rsidRPr="00CD5146">
          <w:lastRenderedPageBreak/>
          <w:t>It has a single integrated design, providing lower software costs and maintenance</w:t>
        </w:r>
      </w:ins>
    </w:p>
    <w:p w14:paraId="24B84291" w14:textId="77777777" w:rsidR="00CD5146" w:rsidRPr="00CD5146" w:rsidRDefault="00CD5146" w:rsidP="00CD5146">
      <w:pPr>
        <w:numPr>
          <w:ilvl w:val="0"/>
          <w:numId w:val="20"/>
        </w:numPr>
        <w:spacing w:after="120"/>
        <w:ind w:left="357" w:hanging="357"/>
        <w:rPr>
          <w:ins w:id="200" w:author="Gallard, Brett (LNG-AUS)" w:date="2020-02-21T15:49:00Z"/>
        </w:rPr>
      </w:pPr>
      <w:ins w:id="201" w:author="Gallard, Brett (LNG-AUS)" w:date="2020-02-21T15:49:00Z">
        <w:r w:rsidRPr="00CD5146">
          <w:t>It is developed here in Australia and backed by a global organisation committed to Affinity’s support and continued development</w:t>
        </w:r>
      </w:ins>
    </w:p>
    <w:p w14:paraId="4BDE6B26" w14:textId="77777777" w:rsidR="00CD5146" w:rsidRPr="00CD5146" w:rsidRDefault="00CD5146" w:rsidP="00CD5146">
      <w:pPr>
        <w:numPr>
          <w:ilvl w:val="0"/>
          <w:numId w:val="20"/>
        </w:numPr>
        <w:spacing w:after="120"/>
        <w:ind w:left="357" w:hanging="357"/>
        <w:rPr>
          <w:ins w:id="202" w:author="Gallard, Brett (LNG-AUS)" w:date="2020-02-21T15:49:00Z"/>
        </w:rPr>
      </w:pPr>
      <w:ins w:id="203" w:author="Gallard, Brett (LNG-AUS)" w:date="2020-02-21T15:49:00Z">
        <w:r w:rsidRPr="00CD5146">
          <w:lastRenderedPageBreak/>
          <w:t xml:space="preserve">It is a proven application with a refined and intuitive design; and </w:t>
        </w:r>
      </w:ins>
    </w:p>
    <w:p w14:paraId="45E22ED6" w14:textId="77777777" w:rsidR="00CD5146" w:rsidRDefault="00CD5146" w:rsidP="00CD5146">
      <w:pPr>
        <w:numPr>
          <w:ilvl w:val="0"/>
          <w:numId w:val="20"/>
        </w:numPr>
        <w:spacing w:after="120"/>
        <w:ind w:left="357" w:hanging="357"/>
        <w:rPr>
          <w:ins w:id="204" w:author="Gallard, Brett (LNG-AUS)" w:date="2020-02-24T15:46:00Z"/>
        </w:rPr>
      </w:pPr>
      <w:ins w:id="205" w:author="Gallard, Brett (LNG-AUS)" w:date="2020-02-21T15:49:00Z">
        <w:r w:rsidRPr="00CD5146">
          <w:t>Our implementation method is professionally planned and coordinated, by our delivery team who carry over 40 years of experience delivering legal software solution</w:t>
        </w:r>
      </w:ins>
    </w:p>
    <w:p w14:paraId="2EC16CAB" w14:textId="4CD29670" w:rsidR="00ED2CC5" w:rsidRPr="00CD5146" w:rsidRDefault="00ED2CC5" w:rsidP="00ED2CC5">
      <w:pPr>
        <w:spacing w:after="120"/>
        <w:rPr>
          <w:ins w:id="206" w:author="Gallard, Brett (LNG-AUS)" w:date="2020-02-21T15:49:00Z"/>
        </w:rPr>
        <w:sectPr w:rsidR="00ED2CC5" w:rsidRPr="00CD5146" w:rsidSect="00466381">
          <w:type w:val="continuous"/>
          <w:pgSz w:w="11906" w:h="16838"/>
          <w:pgMar w:top="1440" w:right="1080" w:bottom="1440" w:left="1080" w:header="708" w:footer="708" w:gutter="0"/>
          <w:cols w:num="2" w:space="708"/>
          <w:docGrid w:linePitch="360"/>
        </w:sectPr>
      </w:pPr>
    </w:p>
    <w:p w14:paraId="56C33029" w14:textId="77777777" w:rsidR="00ED2CC5" w:rsidRDefault="00ED2CC5" w:rsidP="00ED2CC5">
      <w:pPr>
        <w:rPr>
          <w:ins w:id="207" w:author="Gallard, Brett (LNG-AUS)" w:date="2020-02-24T15:46:00Z"/>
        </w:rPr>
      </w:pPr>
      <w:bookmarkStart w:id="208" w:name="_Toc33443766"/>
    </w:p>
    <w:p w14:paraId="69786E30" w14:textId="4D33F4E0" w:rsidR="00953011" w:rsidRDefault="00953011" w:rsidP="00F66B72">
      <w:pPr>
        <w:pStyle w:val="Heading1"/>
        <w:rPr>
          <w:ins w:id="209" w:author="Gallard, Brett (LNG-AUS)" w:date="2020-02-21T15:43:00Z"/>
        </w:rPr>
      </w:pPr>
      <w:ins w:id="210" w:author="Gallard, Brett (LNG-AUS)" w:date="2020-02-21T15:43:00Z">
        <w:r>
          <w:t>Solution Specifics</w:t>
        </w:r>
        <w:bookmarkEnd w:id="208"/>
      </w:ins>
    </w:p>
    <w:p w14:paraId="73853B45" w14:textId="77777777" w:rsidR="00853C8F" w:rsidRDefault="00853C8F" w:rsidP="00777A7D">
      <w:pPr>
        <w:rPr>
          <w:ins w:id="211" w:author="Gallard, Brett (LNG-AUS)" w:date="2020-02-21T15:44:00Z"/>
        </w:rPr>
      </w:pPr>
    </w:p>
    <w:p w14:paraId="69EB2888" w14:textId="00ABCB5D" w:rsidR="00953011" w:rsidRDefault="00853C8F" w:rsidP="00777A7D">
      <w:pPr>
        <w:rPr>
          <w:ins w:id="212" w:author="Gallard, Brett (LNG-AUS)" w:date="2020-02-21T15:44:00Z"/>
        </w:rPr>
      </w:pPr>
      <w:ins w:id="213" w:author="Gallard, Brett (LNG-AUS)" w:date="2020-02-21T15:44:00Z">
        <w:r>
          <w:t>This is where we spell out what we’re proposing:</w:t>
        </w:r>
      </w:ins>
    </w:p>
    <w:p w14:paraId="59A56063" w14:textId="084FECCC" w:rsidR="00853C8F" w:rsidRDefault="00853C8F" w:rsidP="00777A7D">
      <w:pPr>
        <w:rPr>
          <w:ins w:id="214" w:author="Gallard, Brett (LNG-AUS)" w:date="2020-02-21T15:44:00Z"/>
        </w:rPr>
      </w:pPr>
    </w:p>
    <w:p w14:paraId="79C80442" w14:textId="77777777" w:rsidR="003554DA" w:rsidRDefault="003554DA" w:rsidP="003554DA">
      <w:pPr>
        <w:pStyle w:val="ListParagraph"/>
        <w:numPr>
          <w:ilvl w:val="0"/>
          <w:numId w:val="29"/>
        </w:numPr>
        <w:spacing w:after="120"/>
        <w:contextualSpacing w:val="0"/>
        <w:rPr>
          <w:ins w:id="215" w:author="Gallard, Brett (LNG-AUS)" w:date="2020-02-21T15:45:00Z"/>
        </w:rPr>
        <w:sectPr w:rsidR="003554DA" w:rsidSect="000931A6">
          <w:type w:val="continuous"/>
          <w:pgSz w:w="11906" w:h="16838"/>
          <w:pgMar w:top="1440" w:right="1080" w:bottom="1440" w:left="1080" w:header="708" w:footer="708" w:gutter="0"/>
          <w:cols w:space="708"/>
          <w:docGrid w:linePitch="360"/>
        </w:sectPr>
      </w:pPr>
    </w:p>
    <w:p w14:paraId="3EC10EF5" w14:textId="62CF0DD1" w:rsidR="003554DA" w:rsidRDefault="003554DA" w:rsidP="003554DA">
      <w:pPr>
        <w:pStyle w:val="ListParagraph"/>
        <w:numPr>
          <w:ilvl w:val="0"/>
          <w:numId w:val="29"/>
        </w:numPr>
        <w:spacing w:after="120"/>
        <w:contextualSpacing w:val="0"/>
        <w:rPr>
          <w:ins w:id="216" w:author="Gallard, Brett (LNG-AUS)" w:date="2020-02-21T15:45:00Z"/>
        </w:rPr>
      </w:pPr>
      <w:ins w:id="217" w:author="Gallard, Brett (LNG-AUS)" w:date="2020-02-21T15:46:00Z">
        <w:r w:rsidRPr="003554DA">
          <w:rPr>
            <w:rFonts w:ascii="Lato" w:hAnsi="Lato"/>
          </w:rPr>
          <w:lastRenderedPageBreak/>
          <w:t xml:space="preserve">Lexis Affinity™ </w:t>
        </w:r>
        <w:r w:rsidRPr="003554DA">
          <w:rPr>
            <w:rFonts w:ascii="Lato" w:hAnsi="Lato"/>
          </w:rPr>
          <w:br/>
        </w:r>
      </w:ins>
      <w:ins w:id="218" w:author="Gallard, Brett (LNG-AUS)" w:date="2020-02-21T15:45:00Z">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0F67A20D" w14:textId="3AA742D9" w:rsidR="003554DA" w:rsidRDefault="003554DA" w:rsidP="003554DA">
      <w:pPr>
        <w:pStyle w:val="ListParagraph"/>
        <w:numPr>
          <w:ilvl w:val="0"/>
          <w:numId w:val="29"/>
        </w:numPr>
        <w:spacing w:after="120"/>
        <w:contextualSpacing w:val="0"/>
        <w:rPr>
          <w:ins w:id="219" w:author="Gallard, Brett (LNG-AUS)" w:date="2020-02-21T15:45:00Z"/>
        </w:rPr>
      </w:pPr>
      <w:ins w:id="220" w:author="Gallard, Brett (LNG-AUS)" w:date="2020-02-21T15:46:00Z">
        <w:r w:rsidRPr="00BD09AC">
          <w:rPr>
            <w:rFonts w:ascii="Lato" w:hAnsi="Lato"/>
          </w:rPr>
          <w:t>Integrity Server</w:t>
        </w:r>
        <w:r>
          <w:br/>
        </w:r>
      </w:ins>
      <w:ins w:id="221" w:author="Gallard, Brett (LNG-AUS)" w:date="2020-02-21T15:45:00Z">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15C0866C" w14:textId="2E996E3E" w:rsidR="003554DA" w:rsidRDefault="003554DA" w:rsidP="003554DA">
      <w:pPr>
        <w:pStyle w:val="ListParagraph"/>
        <w:numPr>
          <w:ilvl w:val="0"/>
          <w:numId w:val="29"/>
        </w:numPr>
        <w:spacing w:after="120"/>
        <w:contextualSpacing w:val="0"/>
        <w:rPr>
          <w:ins w:id="222" w:author="Gallard, Brett (LNG-AUS)" w:date="2020-02-21T15:45:00Z"/>
        </w:rPr>
      </w:pPr>
      <w:ins w:id="223" w:author="Gallard, Brett (LNG-AUS)" w:date="2020-02-21T15:46:00Z">
        <w:r w:rsidRPr="00BD09AC">
          <w:rPr>
            <w:rFonts w:ascii="Lato" w:hAnsi="Lato"/>
          </w:rPr>
          <w:t>Client Portal</w:t>
        </w:r>
        <w:r w:rsidRPr="00BD09AC">
          <w:rPr>
            <w:rFonts w:ascii="Lato" w:hAnsi="Lato"/>
          </w:rPr>
          <w:br/>
        </w:r>
      </w:ins>
      <w:ins w:id="224" w:author="Gallard, Brett (LNG-AUS)" w:date="2020-02-21T15:45:00Z">
        <w:r>
          <w:t xml:space="preserve">This is a description of the thing we are proposing.  This is a description of the thing we are proposing.  This is a description of the thing we are proposing.  </w:t>
        </w:r>
        <w:r>
          <w:lastRenderedPageBreak/>
          <w:t xml:space="preserve">This is a description of the thing we are proposing.  This is a description of the thing we are proposing.  </w:t>
        </w:r>
      </w:ins>
    </w:p>
    <w:p w14:paraId="6E274610" w14:textId="77777777" w:rsidR="00F6434F" w:rsidRDefault="00F6434F" w:rsidP="00F6434F">
      <w:pPr>
        <w:pStyle w:val="ListParagraph"/>
        <w:numPr>
          <w:ilvl w:val="0"/>
          <w:numId w:val="29"/>
        </w:numPr>
        <w:spacing w:after="120"/>
        <w:contextualSpacing w:val="0"/>
        <w:rPr>
          <w:ins w:id="225" w:author="Gallard, Brett (LNG-AUS)" w:date="2020-02-21T15:53:00Z"/>
        </w:rPr>
      </w:pPr>
      <w:ins w:id="226" w:author="Gallard, Brett (LNG-AUS)" w:date="2020-02-21T15:53:00Z">
        <w:r w:rsidRPr="00BD09AC">
          <w:rPr>
            <w:rFonts w:ascii="Lato" w:hAnsi="Lato"/>
          </w:rPr>
          <w:t>Affinity Mobile</w:t>
        </w:r>
        <w:r w:rsidRPr="00BD09AC">
          <w:rPr>
            <w:rFonts w:ascii="Lato" w:hAnsi="Lato"/>
          </w:rPr>
          <w:br/>
        </w:r>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778A6D5B" w14:textId="27FC3757" w:rsidR="00F6434F" w:rsidRDefault="00F6434F" w:rsidP="00F6434F">
      <w:pPr>
        <w:pStyle w:val="ListParagraph"/>
        <w:numPr>
          <w:ilvl w:val="0"/>
          <w:numId w:val="29"/>
        </w:numPr>
        <w:spacing w:after="120"/>
        <w:contextualSpacing w:val="0"/>
        <w:rPr>
          <w:ins w:id="227" w:author="Gallard, Brett (LNG-AUS)" w:date="2020-02-21T15:53:00Z"/>
        </w:rPr>
      </w:pPr>
      <w:ins w:id="228" w:author="Gallard, Brett (LNG-AUS)" w:date="2020-02-21T15:53:00Z">
        <w:r>
          <w:rPr>
            <w:rFonts w:ascii="Lato" w:hAnsi="Lato"/>
          </w:rPr>
          <w:t>Settlement</w:t>
        </w:r>
      </w:ins>
      <w:ins w:id="229" w:author="Gallard, Brett (LNG-AUS)" w:date="2020-02-21T15:54:00Z">
        <w:r>
          <w:rPr>
            <w:rFonts w:ascii="Lato" w:hAnsi="Lato"/>
          </w:rPr>
          <w:t xml:space="preserve"> Adjuster</w:t>
        </w:r>
      </w:ins>
      <w:ins w:id="230" w:author="Gallard, Brett (LNG-AUS)" w:date="2020-02-21T15:53:00Z">
        <w:r w:rsidRPr="00BD09AC">
          <w:rPr>
            <w:rFonts w:ascii="Lato" w:hAnsi="Lato"/>
          </w:rPr>
          <w:br/>
        </w:r>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7893E290" w14:textId="69B1BD48" w:rsidR="00F6434F" w:rsidRDefault="00F6434F" w:rsidP="00F6434F">
      <w:pPr>
        <w:pStyle w:val="ListParagraph"/>
        <w:numPr>
          <w:ilvl w:val="0"/>
          <w:numId w:val="29"/>
        </w:numPr>
        <w:spacing w:after="120"/>
        <w:contextualSpacing w:val="0"/>
        <w:rPr>
          <w:ins w:id="231" w:author="Gallard, Brett (LNG-AUS)" w:date="2020-02-21T15:53:00Z"/>
        </w:rPr>
      </w:pPr>
      <w:ins w:id="232" w:author="Gallard, Brett (LNG-AUS)" w:date="2020-02-21T15:54:00Z">
        <w:r>
          <w:rPr>
            <w:rFonts w:ascii="Lato" w:hAnsi="Lato"/>
          </w:rPr>
          <w:t>Empower</w:t>
        </w:r>
      </w:ins>
      <w:ins w:id="233" w:author="Gallard, Brett (LNG-AUS)" w:date="2020-02-21T15:53:00Z">
        <w:r w:rsidRPr="00BD09AC">
          <w:rPr>
            <w:rFonts w:ascii="Lato" w:hAnsi="Lato"/>
          </w:rPr>
          <w:br/>
        </w:r>
        <w:r>
          <w:t xml:space="preserve">This is a description of the thing we are proposing.  </w:t>
        </w:r>
        <w:r>
          <w:lastRenderedPageBreak/>
          <w:t xml:space="preserve">This is a description of the thing we are proposing.  This is a description of the thing we are proposing.  This is a description of the thing we are proposing.  This is a description of the thing we are proposing.  </w:t>
        </w:r>
      </w:ins>
    </w:p>
    <w:p w14:paraId="47D0CFF9" w14:textId="1F61C945" w:rsidR="003554DA" w:rsidRDefault="00BD09AC" w:rsidP="003554DA">
      <w:pPr>
        <w:pStyle w:val="ListParagraph"/>
        <w:numPr>
          <w:ilvl w:val="0"/>
          <w:numId w:val="29"/>
        </w:numPr>
        <w:spacing w:after="120"/>
        <w:contextualSpacing w:val="0"/>
        <w:rPr>
          <w:ins w:id="234" w:author="Gallard, Brett (LNG-AUS)" w:date="2020-02-21T15:45:00Z"/>
        </w:rPr>
      </w:pPr>
      <w:ins w:id="235" w:author="Gallard, Brett (LNG-AUS)" w:date="2020-02-21T15:46:00Z">
        <w:r w:rsidRPr="00BD09AC">
          <w:rPr>
            <w:rFonts w:ascii="Lato" w:hAnsi="Lato"/>
          </w:rPr>
          <w:t>LexisNexis Searches (</w:t>
        </w:r>
      </w:ins>
      <w:ins w:id="236" w:author="Gallard, Brett (LNG-AUS)" w:date="2020-02-21T15:47:00Z">
        <w:r w:rsidRPr="00BD09AC">
          <w:rPr>
            <w:rFonts w:ascii="Lato" w:hAnsi="Lato"/>
          </w:rPr>
          <w:t>GlobalX)</w:t>
        </w:r>
        <w:r w:rsidRPr="00BD09AC">
          <w:rPr>
            <w:rFonts w:ascii="Lato" w:hAnsi="Lato"/>
          </w:rPr>
          <w:br/>
        </w:r>
      </w:ins>
      <w:ins w:id="237" w:author="Gallard, Brett (LNG-AUS)" w:date="2020-02-21T15:45:00Z">
        <w:r w:rsidR="003554DA">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30C76624" w14:textId="4AA96520" w:rsidR="003554DA" w:rsidRDefault="00BD09AC" w:rsidP="003554DA">
      <w:pPr>
        <w:pStyle w:val="ListParagraph"/>
        <w:numPr>
          <w:ilvl w:val="0"/>
          <w:numId w:val="29"/>
        </w:numPr>
        <w:spacing w:after="120"/>
        <w:contextualSpacing w:val="0"/>
        <w:rPr>
          <w:ins w:id="238" w:author="Gallard, Brett (LNG-AUS)" w:date="2020-02-21T15:45:00Z"/>
        </w:rPr>
      </w:pPr>
      <w:ins w:id="239" w:author="Gallard, Brett (LNG-AUS)" w:date="2020-02-21T15:47:00Z">
        <w:r w:rsidRPr="00BD09AC">
          <w:rPr>
            <w:rFonts w:ascii="Lato" w:hAnsi="Lato"/>
          </w:rPr>
          <w:t>LexisNexis Searches (InfoTrack)</w:t>
        </w:r>
        <w:r w:rsidRPr="00BD09AC">
          <w:rPr>
            <w:rFonts w:ascii="Lato" w:hAnsi="Lato"/>
          </w:rPr>
          <w:br/>
        </w:r>
      </w:ins>
      <w:ins w:id="240" w:author="Gallard, Brett (LNG-AUS)" w:date="2020-02-21T15:45:00Z">
        <w:r w:rsidR="003554DA">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4170B09B" w14:textId="67BCF8E2" w:rsidR="003554DA" w:rsidRDefault="00BD09AC" w:rsidP="003554DA">
      <w:pPr>
        <w:pStyle w:val="ListParagraph"/>
        <w:numPr>
          <w:ilvl w:val="0"/>
          <w:numId w:val="29"/>
        </w:numPr>
        <w:spacing w:after="120"/>
        <w:contextualSpacing w:val="0"/>
        <w:rPr>
          <w:ins w:id="241" w:author="Gallard, Brett (LNG-AUS)" w:date="2020-02-21T15:45:00Z"/>
        </w:rPr>
      </w:pPr>
      <w:ins w:id="242" w:author="Gallard, Brett (LNG-AUS)" w:date="2020-02-21T15:47:00Z">
        <w:r w:rsidRPr="00BD09AC">
          <w:rPr>
            <w:rFonts w:ascii="Lato" w:hAnsi="Lato"/>
          </w:rPr>
          <w:t>SAI Global Integration</w:t>
        </w:r>
        <w:r w:rsidRPr="00BD09AC">
          <w:rPr>
            <w:rFonts w:ascii="Lato" w:hAnsi="Lato"/>
          </w:rPr>
          <w:br/>
        </w:r>
      </w:ins>
      <w:ins w:id="243" w:author="Gallard, Brett (LNG-AUS)" w:date="2020-02-21T15:45:00Z">
        <w:r w:rsidR="003554DA">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6F16334E" w14:textId="77777777" w:rsidR="00721609" w:rsidRDefault="00721609" w:rsidP="00721609">
      <w:pPr>
        <w:pStyle w:val="ListParagraph"/>
        <w:numPr>
          <w:ilvl w:val="0"/>
          <w:numId w:val="29"/>
        </w:numPr>
        <w:spacing w:after="120"/>
        <w:contextualSpacing w:val="0"/>
        <w:rPr>
          <w:ins w:id="244" w:author="Gallard, Brett (LNG-AUS)" w:date="2020-02-21T15:48:00Z"/>
        </w:rPr>
      </w:pPr>
      <w:ins w:id="245" w:author="Gallard, Brett (LNG-AUS)" w:date="2020-02-21T15:48:00Z">
        <w:r w:rsidRPr="00BD09AC">
          <w:rPr>
            <w:rFonts w:ascii="Lato" w:hAnsi="Lato"/>
          </w:rPr>
          <w:t>PEXA Integration</w:t>
        </w:r>
        <w:r w:rsidRPr="00BD09AC">
          <w:rPr>
            <w:rFonts w:ascii="Lato" w:hAnsi="Lato"/>
          </w:rPr>
          <w:br/>
        </w:r>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5B14EC4F" w14:textId="02E57942" w:rsidR="00F6434F" w:rsidRDefault="00F6434F" w:rsidP="00F6434F">
      <w:pPr>
        <w:pStyle w:val="ListParagraph"/>
        <w:numPr>
          <w:ilvl w:val="0"/>
          <w:numId w:val="29"/>
        </w:numPr>
        <w:spacing w:after="120"/>
        <w:contextualSpacing w:val="0"/>
        <w:rPr>
          <w:ins w:id="246" w:author="Gallard, Brett (LNG-AUS)" w:date="2020-02-21T15:53:00Z"/>
        </w:rPr>
      </w:pPr>
      <w:ins w:id="247" w:author="Gallard, Brett (LNG-AUS)" w:date="2020-02-21T15:53:00Z">
        <w:r>
          <w:rPr>
            <w:rFonts w:ascii="Lato" w:hAnsi="Lato"/>
          </w:rPr>
          <w:lastRenderedPageBreak/>
          <w:t>Macquarie Bank Integration</w:t>
        </w:r>
        <w:r w:rsidRPr="00BD09AC">
          <w:rPr>
            <w:rFonts w:ascii="Lato" w:hAnsi="Lato"/>
          </w:rPr>
          <w:br/>
        </w:r>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3A582936" w14:textId="77777777" w:rsidR="00F6434F" w:rsidRDefault="00F6434F" w:rsidP="00F6434F">
      <w:pPr>
        <w:pStyle w:val="ListParagraph"/>
        <w:numPr>
          <w:ilvl w:val="0"/>
          <w:numId w:val="29"/>
        </w:numPr>
        <w:spacing w:after="120"/>
        <w:contextualSpacing w:val="0"/>
        <w:rPr>
          <w:ins w:id="248" w:author="Gallard, Brett (LNG-AUS)" w:date="2020-02-21T15:53:00Z"/>
        </w:rPr>
      </w:pPr>
      <w:ins w:id="249" w:author="Gallard, Brett (LNG-AUS)" w:date="2020-02-21T15:53:00Z">
        <w:r>
          <w:rPr>
            <w:rFonts w:ascii="Lato" w:hAnsi="Lato"/>
          </w:rPr>
          <w:t>mitimes Integration</w:t>
        </w:r>
        <w:r w:rsidRPr="00BD09AC">
          <w:rPr>
            <w:rFonts w:ascii="Lato" w:hAnsi="Lato"/>
          </w:rPr>
          <w:br/>
        </w:r>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054095C5" w14:textId="4065AC45" w:rsidR="00721609" w:rsidRDefault="00721609" w:rsidP="00721609">
      <w:pPr>
        <w:pStyle w:val="ListParagraph"/>
        <w:numPr>
          <w:ilvl w:val="0"/>
          <w:numId w:val="29"/>
        </w:numPr>
        <w:spacing w:after="120"/>
        <w:contextualSpacing w:val="0"/>
        <w:rPr>
          <w:ins w:id="250" w:author="Gallard, Brett (LNG-AUS)" w:date="2020-02-21T15:48:00Z"/>
        </w:rPr>
      </w:pPr>
      <w:ins w:id="251" w:author="Gallard, Brett (LNG-AUS)" w:date="2020-02-21T15:48:00Z">
        <w:r>
          <w:rPr>
            <w:rFonts w:ascii="Lato" w:hAnsi="Lato"/>
          </w:rPr>
          <w:t>FeeSynergy Integration</w:t>
        </w:r>
        <w:r w:rsidRPr="00BD09AC">
          <w:rPr>
            <w:rFonts w:ascii="Lato" w:hAnsi="Lato"/>
          </w:rPr>
          <w:br/>
        </w:r>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71246A69" w14:textId="7EB92356" w:rsidR="00721609" w:rsidRDefault="00721609" w:rsidP="00721609">
      <w:pPr>
        <w:pStyle w:val="ListParagraph"/>
        <w:numPr>
          <w:ilvl w:val="0"/>
          <w:numId w:val="29"/>
        </w:numPr>
        <w:spacing w:after="120"/>
        <w:contextualSpacing w:val="0"/>
        <w:rPr>
          <w:ins w:id="252" w:author="Gallard, Brett (LNG-AUS)" w:date="2020-02-21T15:48:00Z"/>
        </w:rPr>
      </w:pPr>
      <w:ins w:id="253" w:author="Gallard, Brett (LNG-AUS)" w:date="2020-02-21T15:48:00Z">
        <w:r>
          <w:rPr>
            <w:rFonts w:ascii="Lato" w:hAnsi="Lato"/>
          </w:rPr>
          <w:t>Fileman Integration</w:t>
        </w:r>
        <w:r w:rsidRPr="00BD09AC">
          <w:rPr>
            <w:rFonts w:ascii="Lato" w:hAnsi="Lato"/>
          </w:rPr>
          <w:br/>
        </w:r>
        <w:r>
          <w:t xml:space="preserve">This is a description of the thing we are proposing.  This is a description of the thing we are proposing.  This is a description of the thing we are proposing.  This is a description of the thing we are proposing.  This is a description of the thing we are proposing.  </w:t>
        </w:r>
      </w:ins>
    </w:p>
    <w:p w14:paraId="2EC7973D" w14:textId="77777777" w:rsidR="003554DA" w:rsidRDefault="003554DA" w:rsidP="00777A7D">
      <w:pPr>
        <w:rPr>
          <w:ins w:id="254" w:author="Gallard, Brett (LNG-AUS)" w:date="2020-02-21T15:47:00Z"/>
        </w:rPr>
      </w:pPr>
    </w:p>
    <w:p w14:paraId="1DEB067F" w14:textId="1B9E9BB1" w:rsidR="00721609" w:rsidRDefault="00721609" w:rsidP="00777A7D">
      <w:pPr>
        <w:rPr>
          <w:ins w:id="255" w:author="Gallard, Brett (LNG-AUS)" w:date="2020-02-21T15:45:00Z"/>
        </w:rPr>
        <w:sectPr w:rsidR="00721609" w:rsidSect="003554DA">
          <w:type w:val="continuous"/>
          <w:pgSz w:w="11906" w:h="16838"/>
          <w:pgMar w:top="1440" w:right="1080" w:bottom="1440" w:left="1080" w:header="708" w:footer="708" w:gutter="0"/>
          <w:cols w:num="2" w:space="708"/>
          <w:docGrid w:linePitch="360"/>
        </w:sectPr>
      </w:pPr>
    </w:p>
    <w:p w14:paraId="779BF5E0" w14:textId="351F0F72" w:rsidR="00ED2CC5" w:rsidRDefault="00ED2CC5" w:rsidP="00ED2CC5">
      <w:pPr>
        <w:rPr>
          <w:ins w:id="256" w:author="Gallard, Brett (LNG-AUS)" w:date="2020-02-24T15:47:00Z"/>
        </w:rPr>
      </w:pPr>
      <w:bookmarkStart w:id="257" w:name="_Toc33443767"/>
    </w:p>
    <w:p w14:paraId="03A05632" w14:textId="77777777" w:rsidR="00ED2CC5" w:rsidRDefault="00ED2CC5" w:rsidP="00ED2CC5">
      <w:pPr>
        <w:rPr>
          <w:ins w:id="258" w:author="Gallard, Brett (LNG-AUS)" w:date="2020-02-24T15:46:00Z"/>
        </w:rPr>
      </w:pPr>
    </w:p>
    <w:p w14:paraId="7317A7CC" w14:textId="4804B4E1" w:rsidR="00837F8E" w:rsidRDefault="00322E96" w:rsidP="00F66B72">
      <w:pPr>
        <w:pStyle w:val="Heading1"/>
        <w:rPr>
          <w:ins w:id="259" w:author="Gallard, Brett (LNG-AUS)" w:date="2020-02-21T15:06:00Z"/>
        </w:rPr>
      </w:pPr>
      <w:ins w:id="260" w:author="Gallard, Brett (LNG-AUS)" w:date="2020-02-21T15:06:00Z">
        <w:r>
          <w:t>Important notes</w:t>
        </w:r>
        <w:bookmarkEnd w:id="257"/>
      </w:ins>
    </w:p>
    <w:p w14:paraId="68B34A60" w14:textId="488A110B" w:rsidR="00163E9A" w:rsidRDefault="00163E9A" w:rsidP="00163E9A">
      <w:pPr>
        <w:tabs>
          <w:tab w:val="left" w:pos="1125"/>
        </w:tabs>
        <w:rPr>
          <w:ins w:id="261" w:author="Gallard, Brett (LNG-AUS)" w:date="2020-02-21T15:07:00Z"/>
        </w:rPr>
      </w:pPr>
    </w:p>
    <w:p w14:paraId="73BC9B99" w14:textId="7B6DFC7F" w:rsidR="00163E9A" w:rsidRDefault="00163E9A" w:rsidP="00163E9A">
      <w:pPr>
        <w:tabs>
          <w:tab w:val="left" w:pos="1125"/>
        </w:tabs>
        <w:rPr>
          <w:ins w:id="262" w:author="Gallard, Brett (LNG-AUS)" w:date="2020-02-21T15:07:00Z"/>
        </w:rPr>
      </w:pPr>
      <w:ins w:id="263" w:author="Gallard, Brett (LNG-AUS)" w:date="2020-02-21T15:07:00Z">
        <w:r>
          <w:t>Please consider the notes below</w:t>
        </w:r>
      </w:ins>
      <w:ins w:id="264" w:author="Gallard, Brett (LNG-AUS)" w:date="2020-02-21T15:08:00Z">
        <w:r>
          <w:t>:</w:t>
        </w:r>
      </w:ins>
    </w:p>
    <w:p w14:paraId="0EF91C0C" w14:textId="77777777" w:rsidR="00163E9A" w:rsidRDefault="00163E9A" w:rsidP="00163E9A">
      <w:pPr>
        <w:tabs>
          <w:tab w:val="left" w:pos="1125"/>
        </w:tabs>
        <w:rPr>
          <w:ins w:id="265" w:author="Gallard, Brett (LNG-AUS)" w:date="2020-02-21T15:07:00Z"/>
        </w:rPr>
      </w:pPr>
    </w:p>
    <w:p w14:paraId="53C071AE" w14:textId="2F9E0FEF" w:rsidR="00805642" w:rsidRDefault="00805642" w:rsidP="00163E9A">
      <w:pPr>
        <w:pStyle w:val="ListParagraph"/>
        <w:numPr>
          <w:ilvl w:val="0"/>
          <w:numId w:val="24"/>
        </w:numPr>
        <w:spacing w:after="120"/>
        <w:contextualSpacing w:val="0"/>
        <w:rPr>
          <w:ins w:id="266" w:author="Gallard, Brett (LNG-AUS)" w:date="2020-02-21T15:07:00Z"/>
        </w:rPr>
      </w:pPr>
      <w:ins w:id="267" w:author="Gallard, Brett (LNG-AUS)" w:date="2020-02-21T15:07:00Z">
        <w:r>
          <w:t>I have included a conditional discount. Final approval by our Credit Team is required. The offer includes:</w:t>
        </w:r>
      </w:ins>
    </w:p>
    <w:p w14:paraId="18D5EFF0" w14:textId="27B0BE9E" w:rsidR="00805642" w:rsidRDefault="00805642" w:rsidP="008835B1">
      <w:pPr>
        <w:pStyle w:val="ListParagraph"/>
        <w:numPr>
          <w:ilvl w:val="1"/>
          <w:numId w:val="24"/>
        </w:numPr>
        <w:spacing w:after="120"/>
        <w:ind w:left="714" w:hanging="357"/>
        <w:contextualSpacing w:val="0"/>
        <w:rPr>
          <w:ins w:id="268" w:author="Gallard, Brett (LNG-AUS)" w:date="2020-02-21T15:07:00Z"/>
        </w:rPr>
      </w:pPr>
      <w:ins w:id="269" w:author="Gallard, Brett (LNG-AUS)" w:date="2020-02-21T15:07:00Z">
        <w:r>
          <w:t>One-off costs discounted by 40%</w:t>
        </w:r>
      </w:ins>
    </w:p>
    <w:p w14:paraId="626287DA" w14:textId="1CAF788A" w:rsidR="00805642" w:rsidRDefault="00805642" w:rsidP="008835B1">
      <w:pPr>
        <w:pStyle w:val="ListParagraph"/>
        <w:numPr>
          <w:ilvl w:val="1"/>
          <w:numId w:val="24"/>
        </w:numPr>
        <w:spacing w:after="120"/>
        <w:ind w:left="714" w:hanging="357"/>
        <w:contextualSpacing w:val="0"/>
        <w:rPr>
          <w:ins w:id="270" w:author="Gallard, Brett (LNG-AUS)" w:date="2020-02-21T15:07:00Z"/>
        </w:rPr>
      </w:pPr>
      <w:ins w:id="271" w:author="Gallard, Brett (LNG-AUS)" w:date="2020-02-21T15:07:00Z">
        <w:r>
          <w:t>Ongoing support and maintenance costs discounted by 30%</w:t>
        </w:r>
      </w:ins>
    </w:p>
    <w:p w14:paraId="7902A2D7" w14:textId="61FEAC37" w:rsidR="00805642" w:rsidRDefault="00805642" w:rsidP="008835B1">
      <w:pPr>
        <w:pStyle w:val="ListParagraph"/>
        <w:numPr>
          <w:ilvl w:val="1"/>
          <w:numId w:val="24"/>
        </w:numPr>
        <w:spacing w:after="120"/>
        <w:ind w:left="714" w:hanging="357"/>
        <w:contextualSpacing w:val="0"/>
        <w:rPr>
          <w:ins w:id="272" w:author="Gallard, Brett (LNG-AUS)" w:date="2020-02-21T15:07:00Z"/>
        </w:rPr>
      </w:pPr>
      <w:ins w:id="273" w:author="Gallard, Brett (LNG-AUS)" w:date="2020-02-21T15:07:00Z">
        <w:r>
          <w:t>A payment plan over 36 months to minimise cash flow impact on you.</w:t>
        </w:r>
      </w:ins>
    </w:p>
    <w:p w14:paraId="752DFA7A" w14:textId="5AD22905" w:rsidR="00805642" w:rsidRDefault="00805642" w:rsidP="008835B1">
      <w:pPr>
        <w:pStyle w:val="ListParagraph"/>
        <w:numPr>
          <w:ilvl w:val="0"/>
          <w:numId w:val="24"/>
        </w:numPr>
        <w:spacing w:after="120"/>
        <w:contextualSpacing w:val="0"/>
        <w:rPr>
          <w:ins w:id="274" w:author="Gallard, Brett (LNG-AUS)" w:date="2020-02-21T15:07:00Z"/>
        </w:rPr>
      </w:pPr>
      <w:ins w:id="275" w:author="Gallard, Brett (LNG-AUS)" w:date="2020-02-21T15:07:00Z">
        <w:r>
          <w:t>Costs after 36 months would be for LexisCare Maintenance only. The monthly outlay therefore is reduced significantly. Please see “Repayments” for further details.</w:t>
        </w:r>
      </w:ins>
    </w:p>
    <w:p w14:paraId="73F7A26A" w14:textId="74D41967" w:rsidR="00805642" w:rsidRDefault="00805642" w:rsidP="008835B1">
      <w:pPr>
        <w:pStyle w:val="ListParagraph"/>
        <w:numPr>
          <w:ilvl w:val="0"/>
          <w:numId w:val="24"/>
        </w:numPr>
        <w:spacing w:after="120"/>
        <w:contextualSpacing w:val="0"/>
        <w:rPr>
          <w:ins w:id="276" w:author="Gallard, Brett (LNG-AUS)" w:date="2020-02-21T15:07:00Z"/>
        </w:rPr>
      </w:pPr>
      <w:ins w:id="277" w:author="Gallard, Brett (LNG-AUS)" w:date="2020-02-21T15:07:00Z">
        <w:r>
          <w:t>All prices exclude GST.</w:t>
        </w:r>
      </w:ins>
    </w:p>
    <w:p w14:paraId="21139257" w14:textId="06E1CD4E" w:rsidR="00805642" w:rsidRDefault="00805642" w:rsidP="00777A7D">
      <w:pPr>
        <w:rPr>
          <w:ins w:id="278" w:author="Gallard, Brett (LNG-AUS)" w:date="2020-02-21T15:07:00Z"/>
        </w:rPr>
      </w:pPr>
    </w:p>
    <w:p w14:paraId="44DA60EC" w14:textId="0914D383" w:rsidR="00EF23A6" w:rsidRPr="001C336A" w:rsidRDefault="00EF23A6" w:rsidP="00F66B72">
      <w:pPr>
        <w:pStyle w:val="Heading1"/>
        <w:rPr>
          <w:ins w:id="279" w:author="Gallard, Brett (LNG-AUS)" w:date="2020-02-21T15:10:00Z"/>
        </w:rPr>
      </w:pPr>
      <w:bookmarkStart w:id="280" w:name="_Toc33443768"/>
      <w:ins w:id="281" w:author="Gallard, Brett (LNG-AUS)" w:date="2020-02-21T15:10:00Z">
        <w:r w:rsidRPr="001C336A">
          <w:t>Assumptions and Exclusions</w:t>
        </w:r>
        <w:bookmarkEnd w:id="280"/>
      </w:ins>
    </w:p>
    <w:p w14:paraId="703144B8" w14:textId="77777777" w:rsidR="00917F04" w:rsidRDefault="00917F04" w:rsidP="00EF23A6">
      <w:pPr>
        <w:rPr>
          <w:ins w:id="282" w:author="Gallard, Brett (LNG-AUS)" w:date="2020-02-21T15:20:00Z"/>
        </w:rPr>
      </w:pPr>
    </w:p>
    <w:p w14:paraId="08C5292F" w14:textId="2D26391C" w:rsidR="00EF23A6" w:rsidRDefault="00EF23A6" w:rsidP="00EF23A6">
      <w:pPr>
        <w:rPr>
          <w:ins w:id="283" w:author="Gallard, Brett (LNG-AUS)" w:date="2020-02-21T15:20:00Z"/>
        </w:rPr>
      </w:pPr>
      <w:ins w:id="284" w:author="Gallard, Brett (LNG-AUS)" w:date="2020-02-21T15:10:00Z">
        <w:r>
          <w:t>These assumptions and exclusions were made in preparing this proposal. I am happy to clarify or amend any you require.</w:t>
        </w:r>
      </w:ins>
    </w:p>
    <w:p w14:paraId="2E69C12A" w14:textId="77777777" w:rsidR="00917F04" w:rsidRDefault="00917F04" w:rsidP="00EF23A6">
      <w:pPr>
        <w:rPr>
          <w:ins w:id="285" w:author="Gallard, Brett (LNG-AUS)" w:date="2020-02-21T15:10:00Z"/>
        </w:rPr>
      </w:pPr>
    </w:p>
    <w:p w14:paraId="47262303" w14:textId="77777777" w:rsidR="00917F04" w:rsidRDefault="00917F04" w:rsidP="00EF23A6">
      <w:pPr>
        <w:pStyle w:val="ListParagraph"/>
        <w:numPr>
          <w:ilvl w:val="0"/>
          <w:numId w:val="15"/>
        </w:numPr>
        <w:rPr>
          <w:ins w:id="286" w:author="Gallard, Brett (LNG-AUS)" w:date="2020-02-21T15:20:00Z"/>
        </w:rPr>
        <w:sectPr w:rsidR="00917F04" w:rsidSect="000931A6">
          <w:type w:val="continuous"/>
          <w:pgSz w:w="11906" w:h="16838"/>
          <w:pgMar w:top="1440" w:right="1080" w:bottom="1440" w:left="1080" w:header="708" w:footer="708" w:gutter="0"/>
          <w:cols w:space="708"/>
          <w:docGrid w:linePitch="360"/>
        </w:sectPr>
      </w:pPr>
    </w:p>
    <w:p w14:paraId="0EC9B5B0" w14:textId="2A242181" w:rsidR="00EF23A6" w:rsidRDefault="00EF23A6" w:rsidP="005651DE">
      <w:pPr>
        <w:pStyle w:val="ListParagraph"/>
        <w:numPr>
          <w:ilvl w:val="0"/>
          <w:numId w:val="15"/>
        </w:numPr>
        <w:spacing w:after="120"/>
        <w:ind w:left="357" w:hanging="357"/>
        <w:contextualSpacing w:val="0"/>
        <w:rPr>
          <w:ins w:id="287" w:author="Gallard, Brett (LNG-AUS)" w:date="2020-02-21T15:10:00Z"/>
        </w:rPr>
      </w:pPr>
      <w:ins w:id="288" w:author="Gallard, Brett (LNG-AUS)" w:date="2020-02-21T15:10:00Z">
        <w:r>
          <w:lastRenderedPageBreak/>
          <w:t xml:space="preserve">Affinity has </w:t>
        </w:r>
        <w:r>
          <w:rPr>
            <w:color w:val="000000"/>
          </w:rPr>
          <w:t xml:space="preserve">a range of </w:t>
        </w:r>
        <w:r>
          <w:t>optional features which I have excluded. In preparing a formal proposal, we will review and discuss all inclusion and exclusions to ensure accuracy.</w:t>
        </w:r>
      </w:ins>
    </w:p>
    <w:p w14:paraId="6B4BCA98" w14:textId="77777777" w:rsidR="00EF23A6" w:rsidRDefault="00EF23A6" w:rsidP="005651DE">
      <w:pPr>
        <w:pStyle w:val="ListParagraph"/>
        <w:numPr>
          <w:ilvl w:val="0"/>
          <w:numId w:val="15"/>
        </w:numPr>
        <w:spacing w:after="120"/>
        <w:ind w:left="357" w:hanging="357"/>
        <w:contextualSpacing w:val="0"/>
        <w:rPr>
          <w:ins w:id="289" w:author="Gallard, Brett (LNG-AUS)" w:date="2020-02-21T15:10:00Z"/>
        </w:rPr>
      </w:pPr>
      <w:ins w:id="290" w:author="Gallard, Brett (LNG-AUS)" w:date="2020-02-21T15:10:00Z">
        <w:r>
          <w:t>I have included an allowance for data migration from FilePro, including an essential trial migration for validation and testing.</w:t>
        </w:r>
      </w:ins>
    </w:p>
    <w:p w14:paraId="55A8291F" w14:textId="77777777" w:rsidR="00EF23A6" w:rsidRDefault="00EF23A6" w:rsidP="005651DE">
      <w:pPr>
        <w:pStyle w:val="ListParagraph"/>
        <w:numPr>
          <w:ilvl w:val="0"/>
          <w:numId w:val="15"/>
        </w:numPr>
        <w:spacing w:after="120"/>
        <w:ind w:left="357" w:hanging="357"/>
        <w:contextualSpacing w:val="0"/>
        <w:rPr>
          <w:ins w:id="291" w:author="Gallard, Brett (LNG-AUS)" w:date="2020-02-21T15:10:00Z"/>
        </w:rPr>
      </w:pPr>
      <w:ins w:id="292" w:author="Gallard, Brett (LNG-AUS)" w:date="2020-02-21T15:10:00Z">
        <w:r>
          <w:lastRenderedPageBreak/>
          <w:t>There are no automated Smart Precedents included in this proposal. If you would like information about available practice areas, or jurisdictions, please send through your desired practice area selections and user numbers and I’ll update the repayments table below.</w:t>
        </w:r>
      </w:ins>
    </w:p>
    <w:p w14:paraId="0874C5E4" w14:textId="6B486A78" w:rsidR="00917F04" w:rsidRDefault="00EF23A6" w:rsidP="00777A7D">
      <w:pPr>
        <w:pStyle w:val="ListParagraph"/>
        <w:numPr>
          <w:ilvl w:val="0"/>
          <w:numId w:val="15"/>
        </w:numPr>
        <w:spacing w:after="120"/>
        <w:ind w:left="357" w:hanging="357"/>
        <w:contextualSpacing w:val="0"/>
        <w:rPr>
          <w:ins w:id="293" w:author="Gallard, Brett (LNG-AUS)" w:date="2020-02-21T15:20:00Z"/>
        </w:rPr>
        <w:sectPr w:rsidR="00917F04" w:rsidSect="00917F04">
          <w:type w:val="continuous"/>
          <w:pgSz w:w="11906" w:h="16838"/>
          <w:pgMar w:top="1440" w:right="1080" w:bottom="1440" w:left="1080" w:header="708" w:footer="708" w:gutter="0"/>
          <w:cols w:num="2" w:space="708"/>
          <w:docGrid w:linePitch="360"/>
        </w:sectPr>
      </w:pPr>
      <w:ins w:id="294" w:author="Gallard, Brett (LNG-AUS)" w:date="2020-02-21T15:10:00Z">
        <w:r>
          <w:t>This pricing expires on Monday 24 June 2019.</w:t>
        </w:r>
      </w:ins>
    </w:p>
    <w:p w14:paraId="1F8DD792" w14:textId="1D19F911" w:rsidR="00805642" w:rsidRDefault="00805642" w:rsidP="00777A7D">
      <w:pPr>
        <w:rPr>
          <w:ins w:id="295" w:author="Gallard, Brett (LNG-AUS)" w:date="2020-02-21T15:07:00Z"/>
        </w:rPr>
      </w:pPr>
    </w:p>
    <w:p w14:paraId="6E6FE6FC" w14:textId="0B64CD94" w:rsidR="00C11DF1" w:rsidRPr="001471F7" w:rsidRDefault="00C11DF1" w:rsidP="00F66B72">
      <w:pPr>
        <w:pStyle w:val="Heading1"/>
        <w:rPr>
          <w:ins w:id="296" w:author="Gallard, Brett (LNG-AUS)" w:date="2020-02-21T15:14:00Z"/>
        </w:rPr>
      </w:pPr>
      <w:bookmarkStart w:id="297" w:name="_Toc33443769"/>
      <w:ins w:id="298" w:author="Gallard, Brett (LNG-AUS)" w:date="2020-02-21T15:14:00Z">
        <w:r w:rsidRPr="001471F7">
          <w:t>Repayments</w:t>
        </w:r>
        <w:bookmarkStart w:id="299" w:name="_GoBack"/>
        <w:bookmarkEnd w:id="297"/>
        <w:bookmarkEnd w:id="299"/>
      </w:ins>
    </w:p>
    <w:p w14:paraId="7D590080" w14:textId="5A752C87" w:rsidR="005A2E8C" w:rsidRDefault="005A2E8C" w:rsidP="00777A7D">
      <w:pPr>
        <w:rPr>
          <w:ins w:id="300" w:author="Gallard, Brett (LNG-AUS)" w:date="2020-02-21T15:14:00Z"/>
        </w:rPr>
      </w:pPr>
    </w:p>
    <w:tbl>
      <w:tblPr>
        <w:tblStyle w:val="TableGrid"/>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CellMar>
          <w:top w:w="28" w:type="dxa"/>
          <w:bottom w:w="28" w:type="dxa"/>
        </w:tblCellMar>
        <w:tblLook w:val="04A0" w:firstRow="1" w:lastRow="0" w:firstColumn="1" w:lastColumn="0" w:noHBand="0" w:noVBand="1"/>
      </w:tblPr>
      <w:tblGrid>
        <w:gridCol w:w="3245"/>
        <w:gridCol w:w="3245"/>
        <w:gridCol w:w="3246"/>
      </w:tblGrid>
      <w:tr w:rsidR="003923D0" w:rsidRPr="003923D0" w14:paraId="5B09BE97" w14:textId="77777777" w:rsidTr="008009E3">
        <w:trPr>
          <w:ins w:id="301" w:author="Gallard, Brett (LNG-AUS)" w:date="2020-02-21T15:15:00Z"/>
        </w:trPr>
        <w:tc>
          <w:tcPr>
            <w:tcW w:w="3245" w:type="dxa"/>
          </w:tcPr>
          <w:p w14:paraId="6E1EB072" w14:textId="29BC4DA8" w:rsidR="003923D0" w:rsidRPr="003923D0" w:rsidRDefault="003923D0" w:rsidP="003923D0">
            <w:pPr>
              <w:rPr>
                <w:ins w:id="302" w:author="Gallard, Brett (LNG-AUS)" w:date="2020-02-21T15:15:00Z"/>
                <w:rFonts w:ascii="Lato Semibold" w:hAnsi="Lato Semibold"/>
              </w:rPr>
            </w:pPr>
            <w:ins w:id="303" w:author="Gallard, Brett (LNG-AUS)" w:date="2020-02-21T15:16:00Z">
              <w:r w:rsidRPr="003923D0">
                <w:rPr>
                  <w:rFonts w:ascii="Lato Semibold" w:hAnsi="Lato Semibold"/>
                </w:rPr>
                <w:t>END USER TRAINED</w:t>
              </w:r>
            </w:ins>
          </w:p>
        </w:tc>
        <w:tc>
          <w:tcPr>
            <w:tcW w:w="3245" w:type="dxa"/>
          </w:tcPr>
          <w:p w14:paraId="2A64023F" w14:textId="0D0A293F" w:rsidR="003923D0" w:rsidRPr="00917F04" w:rsidRDefault="003923D0" w:rsidP="003923D0">
            <w:pPr>
              <w:rPr>
                <w:ins w:id="304" w:author="Gallard, Brett (LNG-AUS)" w:date="2020-02-21T15:15:00Z"/>
                <w:rFonts w:ascii="Lato" w:hAnsi="Lato"/>
              </w:rPr>
            </w:pPr>
            <w:ins w:id="305" w:author="Gallard, Brett (LNG-AUS)" w:date="2020-02-21T15:16:00Z">
              <w:r w:rsidRPr="00917F04">
                <w:rPr>
                  <w:rFonts w:ascii="Lato" w:hAnsi="Lato"/>
                </w:rPr>
                <w:t>Affinity – 50 concurrent users</w:t>
              </w:r>
            </w:ins>
          </w:p>
        </w:tc>
        <w:tc>
          <w:tcPr>
            <w:tcW w:w="3246" w:type="dxa"/>
          </w:tcPr>
          <w:p w14:paraId="59B6F60A" w14:textId="0E86946D" w:rsidR="003923D0" w:rsidRPr="00917F04" w:rsidRDefault="003923D0" w:rsidP="003923D0">
            <w:pPr>
              <w:rPr>
                <w:ins w:id="306" w:author="Gallard, Brett (LNG-AUS)" w:date="2020-02-21T15:15:00Z"/>
                <w:rFonts w:ascii="Lato" w:hAnsi="Lato"/>
              </w:rPr>
            </w:pPr>
            <w:ins w:id="307" w:author="Gallard, Brett (LNG-AUS)" w:date="2020-02-21T15:16:00Z">
              <w:r w:rsidRPr="00917F04">
                <w:rPr>
                  <w:rFonts w:ascii="Lato" w:hAnsi="Lato"/>
                </w:rPr>
                <w:t>Monthly per User</w:t>
              </w:r>
            </w:ins>
          </w:p>
        </w:tc>
      </w:tr>
      <w:tr w:rsidR="003923D0" w:rsidRPr="003923D0" w14:paraId="5564B389" w14:textId="77777777" w:rsidTr="008009E3">
        <w:trPr>
          <w:ins w:id="308" w:author="Gallard, Brett (LNG-AUS)" w:date="2020-02-21T15:15:00Z"/>
        </w:trPr>
        <w:tc>
          <w:tcPr>
            <w:tcW w:w="3245" w:type="dxa"/>
          </w:tcPr>
          <w:p w14:paraId="1FE18258" w14:textId="76443C84" w:rsidR="003923D0" w:rsidRPr="003923D0" w:rsidRDefault="003923D0" w:rsidP="003923D0">
            <w:pPr>
              <w:rPr>
                <w:ins w:id="309" w:author="Gallard, Brett (LNG-AUS)" w:date="2020-02-21T15:15:00Z"/>
              </w:rPr>
            </w:pPr>
            <w:ins w:id="310" w:author="Gallard, Brett (LNG-AUS)" w:date="2020-02-21T15:16:00Z">
              <w:r w:rsidRPr="003923D0">
                <w:t>Initial Payment</w:t>
              </w:r>
            </w:ins>
          </w:p>
        </w:tc>
        <w:tc>
          <w:tcPr>
            <w:tcW w:w="3245" w:type="dxa"/>
          </w:tcPr>
          <w:p w14:paraId="29523B7E" w14:textId="50EFB248" w:rsidR="003923D0" w:rsidRPr="003923D0" w:rsidRDefault="003923D0" w:rsidP="003923D0">
            <w:pPr>
              <w:rPr>
                <w:ins w:id="311" w:author="Gallard, Brett (LNG-AUS)" w:date="2020-02-21T15:15:00Z"/>
              </w:rPr>
            </w:pPr>
            <w:ins w:id="312" w:author="Gallard, Brett (LNG-AUS)" w:date="2020-02-21T15:16:00Z">
              <w:r w:rsidRPr="003923D0">
                <w:t>$2,000.00</w:t>
              </w:r>
            </w:ins>
          </w:p>
        </w:tc>
        <w:tc>
          <w:tcPr>
            <w:tcW w:w="3246" w:type="dxa"/>
          </w:tcPr>
          <w:p w14:paraId="52C11C3A" w14:textId="77777777" w:rsidR="003923D0" w:rsidRPr="003923D0" w:rsidRDefault="003923D0" w:rsidP="003923D0">
            <w:pPr>
              <w:rPr>
                <w:ins w:id="313" w:author="Gallard, Brett (LNG-AUS)" w:date="2020-02-21T15:15:00Z"/>
              </w:rPr>
            </w:pPr>
          </w:p>
        </w:tc>
      </w:tr>
      <w:tr w:rsidR="003923D0" w:rsidRPr="003923D0" w14:paraId="5C7F8650" w14:textId="77777777" w:rsidTr="008009E3">
        <w:trPr>
          <w:ins w:id="314" w:author="Gallard, Brett (LNG-AUS)" w:date="2020-02-21T15:15:00Z"/>
        </w:trPr>
        <w:tc>
          <w:tcPr>
            <w:tcW w:w="3245" w:type="dxa"/>
          </w:tcPr>
          <w:p w14:paraId="13488024" w14:textId="461F1B3B" w:rsidR="003923D0" w:rsidRPr="003923D0" w:rsidRDefault="003923D0" w:rsidP="003923D0">
            <w:pPr>
              <w:rPr>
                <w:ins w:id="315" w:author="Gallard, Brett (LNG-AUS)" w:date="2020-02-21T15:15:00Z"/>
              </w:rPr>
            </w:pPr>
            <w:ins w:id="316" w:author="Gallard, Brett (LNG-AUS)" w:date="2020-02-21T15:16:00Z">
              <w:r w:rsidRPr="003923D0">
                <w:t>Year 1 (per month)</w:t>
              </w:r>
            </w:ins>
          </w:p>
        </w:tc>
        <w:tc>
          <w:tcPr>
            <w:tcW w:w="3245" w:type="dxa"/>
          </w:tcPr>
          <w:p w14:paraId="5F6891BC" w14:textId="03CC03B7" w:rsidR="003923D0" w:rsidRPr="003923D0" w:rsidRDefault="003923D0" w:rsidP="003923D0">
            <w:pPr>
              <w:rPr>
                <w:ins w:id="317" w:author="Gallard, Brett (LNG-AUS)" w:date="2020-02-21T15:15:00Z"/>
              </w:rPr>
            </w:pPr>
            <w:ins w:id="318" w:author="Gallard, Brett (LNG-AUS)" w:date="2020-02-21T15:16:00Z">
              <w:r w:rsidRPr="003923D0">
                <w:t>$5,947.42</w:t>
              </w:r>
            </w:ins>
          </w:p>
        </w:tc>
        <w:tc>
          <w:tcPr>
            <w:tcW w:w="3246" w:type="dxa"/>
          </w:tcPr>
          <w:p w14:paraId="49ABBD07" w14:textId="61F6925B" w:rsidR="003923D0" w:rsidRPr="003923D0" w:rsidRDefault="003923D0" w:rsidP="003923D0">
            <w:pPr>
              <w:rPr>
                <w:ins w:id="319" w:author="Gallard, Brett (LNG-AUS)" w:date="2020-02-21T15:15:00Z"/>
              </w:rPr>
            </w:pPr>
            <w:ins w:id="320" w:author="Gallard, Brett (LNG-AUS)" w:date="2020-02-21T15:16:00Z">
              <w:r w:rsidRPr="003923D0">
                <w:t>$118.95</w:t>
              </w:r>
            </w:ins>
          </w:p>
        </w:tc>
      </w:tr>
      <w:tr w:rsidR="003923D0" w:rsidRPr="003923D0" w14:paraId="2263000F" w14:textId="77777777" w:rsidTr="008009E3">
        <w:trPr>
          <w:ins w:id="321" w:author="Gallard, Brett (LNG-AUS)" w:date="2020-02-21T15:15:00Z"/>
        </w:trPr>
        <w:tc>
          <w:tcPr>
            <w:tcW w:w="3245" w:type="dxa"/>
          </w:tcPr>
          <w:p w14:paraId="2350A3ED" w14:textId="46FA5BCF" w:rsidR="003923D0" w:rsidRPr="003923D0" w:rsidRDefault="003923D0" w:rsidP="003923D0">
            <w:pPr>
              <w:rPr>
                <w:ins w:id="322" w:author="Gallard, Brett (LNG-AUS)" w:date="2020-02-21T15:15:00Z"/>
              </w:rPr>
            </w:pPr>
            <w:ins w:id="323" w:author="Gallard, Brett (LNG-AUS)" w:date="2020-02-21T15:16:00Z">
              <w:r w:rsidRPr="003923D0">
                <w:t>Year 2 (per month)</w:t>
              </w:r>
            </w:ins>
          </w:p>
        </w:tc>
        <w:tc>
          <w:tcPr>
            <w:tcW w:w="3245" w:type="dxa"/>
          </w:tcPr>
          <w:p w14:paraId="67AD6E0C" w14:textId="7314F913" w:rsidR="003923D0" w:rsidRPr="003923D0" w:rsidRDefault="003923D0" w:rsidP="003923D0">
            <w:pPr>
              <w:rPr>
                <w:ins w:id="324" w:author="Gallard, Brett (LNG-AUS)" w:date="2020-02-21T15:15:00Z"/>
              </w:rPr>
            </w:pPr>
            <w:ins w:id="325" w:author="Gallard, Brett (LNG-AUS)" w:date="2020-02-21T15:16:00Z">
              <w:r w:rsidRPr="003923D0">
                <w:t>$5,947.42</w:t>
              </w:r>
            </w:ins>
          </w:p>
        </w:tc>
        <w:tc>
          <w:tcPr>
            <w:tcW w:w="3246" w:type="dxa"/>
          </w:tcPr>
          <w:p w14:paraId="0363AFFC" w14:textId="6952282C" w:rsidR="003923D0" w:rsidRPr="003923D0" w:rsidRDefault="003923D0" w:rsidP="003923D0">
            <w:pPr>
              <w:rPr>
                <w:ins w:id="326" w:author="Gallard, Brett (LNG-AUS)" w:date="2020-02-21T15:15:00Z"/>
              </w:rPr>
            </w:pPr>
            <w:ins w:id="327" w:author="Gallard, Brett (LNG-AUS)" w:date="2020-02-21T15:16:00Z">
              <w:r w:rsidRPr="003923D0">
                <w:t>$118.95</w:t>
              </w:r>
            </w:ins>
          </w:p>
        </w:tc>
      </w:tr>
      <w:tr w:rsidR="003923D0" w:rsidRPr="003923D0" w14:paraId="6E680384" w14:textId="77777777" w:rsidTr="008009E3">
        <w:trPr>
          <w:ins w:id="328" w:author="Gallard, Brett (LNG-AUS)" w:date="2020-02-21T15:15:00Z"/>
        </w:trPr>
        <w:tc>
          <w:tcPr>
            <w:tcW w:w="3245" w:type="dxa"/>
          </w:tcPr>
          <w:p w14:paraId="4B060B0D" w14:textId="092AD5DE" w:rsidR="003923D0" w:rsidRPr="003923D0" w:rsidRDefault="003923D0" w:rsidP="003923D0">
            <w:pPr>
              <w:rPr>
                <w:ins w:id="329" w:author="Gallard, Brett (LNG-AUS)" w:date="2020-02-21T15:15:00Z"/>
              </w:rPr>
            </w:pPr>
            <w:ins w:id="330" w:author="Gallard, Brett (LNG-AUS)" w:date="2020-02-21T15:16:00Z">
              <w:r w:rsidRPr="003923D0">
                <w:t>Year 3 (per month)</w:t>
              </w:r>
            </w:ins>
          </w:p>
        </w:tc>
        <w:tc>
          <w:tcPr>
            <w:tcW w:w="3245" w:type="dxa"/>
          </w:tcPr>
          <w:p w14:paraId="41E2D620" w14:textId="07F5EF24" w:rsidR="003923D0" w:rsidRPr="003923D0" w:rsidRDefault="003923D0" w:rsidP="003923D0">
            <w:pPr>
              <w:rPr>
                <w:ins w:id="331" w:author="Gallard, Brett (LNG-AUS)" w:date="2020-02-21T15:15:00Z"/>
              </w:rPr>
            </w:pPr>
            <w:ins w:id="332" w:author="Gallard, Brett (LNG-AUS)" w:date="2020-02-21T15:16:00Z">
              <w:r w:rsidRPr="003923D0">
                <w:t>$5,947.42</w:t>
              </w:r>
            </w:ins>
          </w:p>
        </w:tc>
        <w:tc>
          <w:tcPr>
            <w:tcW w:w="3246" w:type="dxa"/>
          </w:tcPr>
          <w:p w14:paraId="363D72C0" w14:textId="427D1C02" w:rsidR="003923D0" w:rsidRPr="003923D0" w:rsidRDefault="003923D0" w:rsidP="003923D0">
            <w:pPr>
              <w:rPr>
                <w:ins w:id="333" w:author="Gallard, Brett (LNG-AUS)" w:date="2020-02-21T15:15:00Z"/>
              </w:rPr>
            </w:pPr>
            <w:ins w:id="334" w:author="Gallard, Brett (LNG-AUS)" w:date="2020-02-21T15:16:00Z">
              <w:r w:rsidRPr="003923D0">
                <w:t>$118.95</w:t>
              </w:r>
            </w:ins>
          </w:p>
        </w:tc>
      </w:tr>
      <w:tr w:rsidR="003923D0" w:rsidRPr="003923D0" w14:paraId="0AFA0E5E" w14:textId="77777777" w:rsidTr="008009E3">
        <w:trPr>
          <w:ins w:id="335" w:author="Gallard, Brett (LNG-AUS)" w:date="2020-02-21T15:15:00Z"/>
        </w:trPr>
        <w:tc>
          <w:tcPr>
            <w:tcW w:w="9736" w:type="dxa"/>
            <w:gridSpan w:val="3"/>
          </w:tcPr>
          <w:p w14:paraId="7ADDA8C0" w14:textId="77777777" w:rsidR="00792CD0" w:rsidRDefault="003923D0" w:rsidP="003923D0">
            <w:pPr>
              <w:rPr>
                <w:ins w:id="336" w:author="Gallard, Brett (LNG-AUS)" w:date="2020-02-21T15:22:00Z"/>
                <w:rFonts w:ascii="Lato" w:hAnsi="Lato"/>
                <w:i/>
                <w:iCs/>
              </w:rPr>
            </w:pPr>
            <w:ins w:id="337" w:author="Gallard, Brett (LNG-AUS)" w:date="2020-02-21T15:16:00Z">
              <w:r w:rsidRPr="003923D0">
                <w:rPr>
                  <w:rFonts w:ascii="Lato" w:hAnsi="Lato"/>
                  <w:i/>
                  <w:iCs/>
                </w:rPr>
                <w:t xml:space="preserve">Indicative costs below after 36 months. </w:t>
              </w:r>
            </w:ins>
          </w:p>
          <w:p w14:paraId="275BE201" w14:textId="3BF681C8" w:rsidR="003923D0" w:rsidRPr="003923D0" w:rsidRDefault="003923D0" w:rsidP="003923D0">
            <w:pPr>
              <w:rPr>
                <w:ins w:id="338" w:author="Gallard, Brett (LNG-AUS)" w:date="2020-02-21T15:15:00Z"/>
                <w:rFonts w:ascii="Lato" w:hAnsi="Lato"/>
              </w:rPr>
            </w:pPr>
            <w:ins w:id="339" w:author="Gallard, Brett (LNG-AUS)" w:date="2020-02-21T15:16:00Z">
              <w:r w:rsidRPr="003923D0">
                <w:rPr>
                  <w:rFonts w:ascii="Lato" w:hAnsi="Lato"/>
                  <w:i/>
                  <w:iCs/>
                </w:rPr>
                <w:t>Please note a significant reduction for Affinity as the once-off costs have been repaid</w:t>
              </w:r>
              <w:r w:rsidRPr="003923D0">
                <w:t>.</w:t>
              </w:r>
            </w:ins>
          </w:p>
        </w:tc>
      </w:tr>
      <w:tr w:rsidR="003923D0" w:rsidRPr="003923D0" w14:paraId="6049B2D9" w14:textId="77777777" w:rsidTr="008009E3">
        <w:trPr>
          <w:ins w:id="340" w:author="Gallard, Brett (LNG-AUS)" w:date="2020-02-21T15:15:00Z"/>
        </w:trPr>
        <w:tc>
          <w:tcPr>
            <w:tcW w:w="3245" w:type="dxa"/>
          </w:tcPr>
          <w:p w14:paraId="3605E2FF" w14:textId="6E5D0473" w:rsidR="003923D0" w:rsidRPr="003923D0" w:rsidRDefault="003923D0" w:rsidP="003923D0">
            <w:pPr>
              <w:rPr>
                <w:ins w:id="341" w:author="Gallard, Brett (LNG-AUS)" w:date="2020-02-21T15:15:00Z"/>
              </w:rPr>
            </w:pPr>
            <w:ins w:id="342" w:author="Gallard, Brett (LNG-AUS)" w:date="2020-02-21T15:16:00Z">
              <w:r w:rsidRPr="003923D0">
                <w:t>Year 4+ (per month)</w:t>
              </w:r>
            </w:ins>
          </w:p>
        </w:tc>
        <w:tc>
          <w:tcPr>
            <w:tcW w:w="3245" w:type="dxa"/>
          </w:tcPr>
          <w:p w14:paraId="1AE228FB" w14:textId="46A5CC36" w:rsidR="003923D0" w:rsidRPr="003923D0" w:rsidRDefault="003923D0" w:rsidP="003923D0">
            <w:pPr>
              <w:rPr>
                <w:ins w:id="343" w:author="Gallard, Brett (LNG-AUS)" w:date="2020-02-21T15:15:00Z"/>
              </w:rPr>
            </w:pPr>
            <w:ins w:id="344" w:author="Gallard, Brett (LNG-AUS)" w:date="2020-02-21T15:16:00Z">
              <w:r w:rsidRPr="003923D0">
                <w:t>$2,572.35</w:t>
              </w:r>
            </w:ins>
          </w:p>
        </w:tc>
        <w:tc>
          <w:tcPr>
            <w:tcW w:w="3246" w:type="dxa"/>
          </w:tcPr>
          <w:p w14:paraId="714ADE93" w14:textId="56259F4D" w:rsidR="003923D0" w:rsidRPr="003923D0" w:rsidRDefault="003923D0" w:rsidP="003923D0">
            <w:pPr>
              <w:rPr>
                <w:ins w:id="345" w:author="Gallard, Brett (LNG-AUS)" w:date="2020-02-21T15:15:00Z"/>
              </w:rPr>
            </w:pPr>
            <w:ins w:id="346" w:author="Gallard, Brett (LNG-AUS)" w:date="2020-02-21T15:16:00Z">
              <w:r w:rsidRPr="003923D0">
                <w:t>$51.45</w:t>
              </w:r>
            </w:ins>
          </w:p>
        </w:tc>
      </w:tr>
    </w:tbl>
    <w:p w14:paraId="76287C18" w14:textId="4DDAF7D4" w:rsidR="005A2E8C" w:rsidRDefault="005A2E8C" w:rsidP="00777A7D">
      <w:pPr>
        <w:rPr>
          <w:ins w:id="347" w:author="Gallard, Brett (LNG-AUS)" w:date="2020-02-21T15:25:00Z"/>
        </w:rPr>
      </w:pPr>
    </w:p>
    <w:p w14:paraId="64625402" w14:textId="77777777" w:rsidR="008009E3" w:rsidRDefault="008009E3" w:rsidP="00777A7D">
      <w:pPr>
        <w:rPr>
          <w:ins w:id="348" w:author="Gallard, Brett (LNG-AUS)" w:date="2020-02-21T15:06:00Z"/>
        </w:rPr>
      </w:pPr>
    </w:p>
    <w:p w14:paraId="008D6767" w14:textId="5C757BA1" w:rsidR="00322E96" w:rsidRDefault="001E0B47" w:rsidP="00777A7D">
      <w:pPr>
        <w:rPr>
          <w:ins w:id="349" w:author="Gallard, Brett (LNG-AUS)" w:date="2020-02-21T15:17:00Z"/>
        </w:rPr>
      </w:pPr>
      <w:ins w:id="350" w:author="Gallard, Brett (LNG-AUS)" w:date="2020-02-21T15:17:00Z">
        <w:r>
          <w:t>Repayments include:</w:t>
        </w:r>
        <w:r>
          <w:br/>
        </w:r>
      </w:ins>
    </w:p>
    <w:p w14:paraId="20288C6B" w14:textId="77777777" w:rsidR="001E0B47" w:rsidRDefault="001E0B47" w:rsidP="001E0B47">
      <w:pPr>
        <w:pStyle w:val="ListParagraph"/>
        <w:numPr>
          <w:ilvl w:val="0"/>
          <w:numId w:val="27"/>
        </w:numPr>
        <w:spacing w:after="120"/>
        <w:contextualSpacing w:val="0"/>
        <w:rPr>
          <w:ins w:id="351" w:author="Gallard, Brett (LNG-AUS)" w:date="2020-02-21T15:17:00Z"/>
        </w:rPr>
      </w:pPr>
      <w:ins w:id="352" w:author="Gallard, Brett (LNG-AUS)" w:date="2020-02-21T15:17:00Z">
        <w:r>
          <w:t>Includes discounts and terms detailed in “Important Notes”.</w:t>
        </w:r>
      </w:ins>
    </w:p>
    <w:p w14:paraId="4E9FB14C" w14:textId="77777777" w:rsidR="001E0B47" w:rsidRDefault="001E0B47" w:rsidP="001E0B47">
      <w:pPr>
        <w:pStyle w:val="ListParagraph"/>
        <w:numPr>
          <w:ilvl w:val="0"/>
          <w:numId w:val="27"/>
        </w:numPr>
        <w:spacing w:after="120"/>
        <w:contextualSpacing w:val="0"/>
        <w:rPr>
          <w:ins w:id="353" w:author="Gallard, Brett (LNG-AUS)" w:date="2020-02-21T15:17:00Z"/>
        </w:rPr>
      </w:pPr>
      <w:ins w:id="354" w:author="Gallard, Brett (LNG-AUS)" w:date="2020-02-21T15:17:00Z">
        <w:r>
          <w:t>Includes software, installation, data migration, training, consulting, project management, 3 years ongoing helpline support and software updates.</w:t>
        </w:r>
      </w:ins>
    </w:p>
    <w:p w14:paraId="0B7A9162" w14:textId="4910A99D" w:rsidR="001E0B47" w:rsidRDefault="001E0B47" w:rsidP="00777A7D">
      <w:pPr>
        <w:rPr>
          <w:ins w:id="355" w:author="Gallard, Brett (LNG-AUS)" w:date="2020-02-21T15:17:00Z"/>
        </w:rPr>
      </w:pPr>
    </w:p>
    <w:p w14:paraId="1F47CA4C" w14:textId="75763B10" w:rsidR="00DA431C" w:rsidRDefault="00DA431C">
      <w:pPr>
        <w:spacing w:after="160" w:line="259" w:lineRule="auto"/>
        <w:rPr>
          <w:ins w:id="356" w:author="Gallard, Brett (LNG-AUS)" w:date="2020-02-21T15:29:00Z"/>
        </w:rPr>
      </w:pPr>
      <w:ins w:id="357" w:author="Gallard, Brett (LNG-AUS)" w:date="2020-02-21T15:29:00Z">
        <w:r>
          <w:br w:type="page"/>
        </w:r>
      </w:ins>
    </w:p>
    <w:p w14:paraId="46CB59DA" w14:textId="1ED271E7" w:rsidR="001E0B47" w:rsidRDefault="00CA76DA" w:rsidP="00CA76DA">
      <w:pPr>
        <w:pStyle w:val="Heading1"/>
        <w:numPr>
          <w:ilvl w:val="0"/>
          <w:numId w:val="0"/>
        </w:numPr>
        <w:ind w:left="357" w:hanging="357"/>
        <w:rPr>
          <w:ins w:id="358" w:author="Gallard, Brett (LNG-AUS)" w:date="2020-02-21T15:29:00Z"/>
        </w:rPr>
      </w:pPr>
      <w:bookmarkStart w:id="359" w:name="_Toc33443770"/>
      <w:ins w:id="360" w:author="Gallard, Brett (LNG-AUS)" w:date="2020-02-21T15:55:00Z">
        <w:r>
          <w:lastRenderedPageBreak/>
          <w:t xml:space="preserve">Appendix </w:t>
        </w:r>
        <w:r w:rsidR="00DE0FA8">
          <w:t xml:space="preserve">I - </w:t>
        </w:r>
      </w:ins>
      <w:ins w:id="361" w:author="Gallard, Brett (LNG-AUS)" w:date="2020-02-21T15:29:00Z">
        <w:r w:rsidR="00EA4BFD">
          <w:t>The power of Lexis Affinity™ (or something)</w:t>
        </w:r>
        <w:bookmarkEnd w:id="359"/>
      </w:ins>
    </w:p>
    <w:p w14:paraId="34C53EAC" w14:textId="0A686C09" w:rsidR="00EA4BFD" w:rsidRDefault="0045492F" w:rsidP="00777A7D">
      <w:pPr>
        <w:rPr>
          <w:ins w:id="362" w:author="Gallard, Brett (LNG-AUS)" w:date="2020-02-21T15:29:00Z"/>
        </w:rPr>
      </w:pPr>
      <w:ins w:id="363" w:author="Gallard, Brett (LNG-AUS)" w:date="2020-02-21T16:23:00Z">
        <w:r w:rsidRPr="007B5C12">
          <w:rPr>
            <w:noProof/>
            <w:lang w:val="en-IN" w:eastAsia="en-IN"/>
          </w:rPr>
          <w:drawing>
            <wp:anchor distT="0" distB="0" distL="114300" distR="114300" simplePos="0" relativeHeight="251670528" behindDoc="0" locked="0" layoutInCell="1" allowOverlap="1" wp14:anchorId="1AC15A05" wp14:editId="48641BBF">
              <wp:simplePos x="0" y="0"/>
              <wp:positionH relativeFrom="page">
                <wp:posOffset>187960</wp:posOffset>
              </wp:positionH>
              <wp:positionV relativeFrom="paragraph">
                <wp:posOffset>165735</wp:posOffset>
              </wp:positionV>
              <wp:extent cx="7363982" cy="2771140"/>
              <wp:effectExtent l="0" t="0" r="8890" b="0"/>
              <wp:wrapSquare wrapText="bothSides"/>
              <wp:docPr id="15" name="Picture 4" descr="A picture containing beverage&#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F2926F5-FAD5-4319-B49B-9B81C10B40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beverage&#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F2926F5-FAD5-4319-B49B-9B81C10B400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363982" cy="2771140"/>
                      </a:xfrm>
                      <a:prstGeom prst="rect">
                        <a:avLst/>
                      </a:prstGeom>
                    </pic:spPr>
                  </pic:pic>
                </a:graphicData>
              </a:graphic>
              <wp14:sizeRelH relativeFrom="page">
                <wp14:pctWidth>0</wp14:pctWidth>
              </wp14:sizeRelH>
              <wp14:sizeRelV relativeFrom="page">
                <wp14:pctHeight>0</wp14:pctHeight>
              </wp14:sizeRelV>
            </wp:anchor>
          </w:drawing>
        </w:r>
      </w:ins>
    </w:p>
    <w:p w14:paraId="35109D50" w14:textId="77777777" w:rsidR="0045492F" w:rsidRDefault="0045492F" w:rsidP="002944C4">
      <w:pPr>
        <w:rPr>
          <w:ins w:id="364" w:author="Gallard, Brett (LNG-AUS)" w:date="2020-02-21T16:24:00Z"/>
        </w:rPr>
      </w:pPr>
    </w:p>
    <w:p w14:paraId="12715BC7" w14:textId="47196A52" w:rsidR="002944C4" w:rsidRDefault="002944C4" w:rsidP="0045492F">
      <w:pPr>
        <w:pStyle w:val="Heading2"/>
        <w:rPr>
          <w:ins w:id="365" w:author="Gallard, Brett (LNG-AUS)" w:date="2020-02-21T15:31:00Z"/>
        </w:rPr>
      </w:pPr>
      <w:bookmarkStart w:id="366" w:name="_Toc33443771"/>
      <w:ins w:id="367" w:author="Gallard, Brett (LNG-AUS)" w:date="2020-02-21T15:31:00Z">
        <w:r>
          <w:t>Lexis Affinity provides a range of flexible features to support the daily operation of a busy modern law practice, including:</w:t>
        </w:r>
        <w:bookmarkEnd w:id="366"/>
      </w:ins>
    </w:p>
    <w:p w14:paraId="45703AD7" w14:textId="30145791" w:rsidR="002944C4" w:rsidRDefault="002944C4" w:rsidP="002944C4">
      <w:pPr>
        <w:rPr>
          <w:ins w:id="368" w:author="Gallard, Brett (LNG-AUS)" w:date="2020-02-21T15:31:00Z"/>
        </w:rPr>
      </w:pPr>
    </w:p>
    <w:p w14:paraId="21DAAEB2" w14:textId="0016F8DC" w:rsidR="002944C4" w:rsidRDefault="002944C4" w:rsidP="002944C4">
      <w:pPr>
        <w:pStyle w:val="ListParagraph"/>
        <w:numPr>
          <w:ilvl w:val="0"/>
          <w:numId w:val="20"/>
        </w:numPr>
        <w:spacing w:after="120"/>
        <w:ind w:left="357" w:hanging="357"/>
        <w:contextualSpacing w:val="0"/>
        <w:rPr>
          <w:ins w:id="369" w:author="Gallard, Brett (LNG-AUS)" w:date="2020-02-21T15:31:00Z"/>
        </w:rPr>
      </w:pPr>
      <w:ins w:id="370" w:author="Gallard, Brett (LNG-AUS)" w:date="2020-02-21T15:31:00Z">
        <w:r>
          <w:t>Manage your entire caseload more effectively, using our Client and Matter Management tools</w:t>
        </w:r>
      </w:ins>
    </w:p>
    <w:p w14:paraId="5D6CAE7D" w14:textId="2EA39A40" w:rsidR="002944C4" w:rsidRDefault="002944C4" w:rsidP="002944C4">
      <w:pPr>
        <w:pStyle w:val="ListParagraph"/>
        <w:numPr>
          <w:ilvl w:val="0"/>
          <w:numId w:val="20"/>
        </w:numPr>
        <w:spacing w:after="120"/>
        <w:ind w:left="357" w:hanging="357"/>
        <w:contextualSpacing w:val="0"/>
        <w:rPr>
          <w:ins w:id="371" w:author="Gallard, Brett (LNG-AUS)" w:date="2020-02-21T15:31:00Z"/>
        </w:rPr>
      </w:pPr>
      <w:ins w:id="372" w:author="Gallard, Brett (LNG-AUS)" w:date="2020-02-21T15:31:00Z">
        <w:r>
          <w:t xml:space="preserve">Keep track of what’s happening and look over the horizon to see what’s coming, with centralised scheduling and diary (inc. Key Dates tracker, Matter-based Diary, integration with MS Exchange Server) </w:t>
        </w:r>
      </w:ins>
    </w:p>
    <w:p w14:paraId="2D6EEAB8" w14:textId="1EE9C142" w:rsidR="002944C4" w:rsidRDefault="002944C4" w:rsidP="002944C4">
      <w:pPr>
        <w:pStyle w:val="ListParagraph"/>
        <w:numPr>
          <w:ilvl w:val="0"/>
          <w:numId w:val="20"/>
        </w:numPr>
        <w:spacing w:after="120"/>
        <w:ind w:left="357" w:hanging="357"/>
        <w:contextualSpacing w:val="0"/>
        <w:rPr>
          <w:ins w:id="373" w:author="Gallard, Brett (LNG-AUS)" w:date="2020-02-21T15:31:00Z"/>
        </w:rPr>
      </w:pPr>
      <w:ins w:id="374" w:author="Gallard, Brett (LNG-AUS)" w:date="2020-02-21T15:31:00Z">
        <w:r>
          <w:t xml:space="preserve">Automate delivery of common tasks, to reduce effort and improve quality, using custom Workflows and Procedures (Legal and Business Process Automation) </w:t>
        </w:r>
      </w:ins>
    </w:p>
    <w:p w14:paraId="132F719C" w14:textId="08A7B79A" w:rsidR="002944C4" w:rsidRDefault="002944C4" w:rsidP="002944C4">
      <w:pPr>
        <w:pStyle w:val="ListParagraph"/>
        <w:numPr>
          <w:ilvl w:val="0"/>
          <w:numId w:val="20"/>
        </w:numPr>
        <w:spacing w:after="120"/>
        <w:ind w:left="357" w:hanging="357"/>
        <w:contextualSpacing w:val="0"/>
        <w:rPr>
          <w:ins w:id="375" w:author="Gallard, Brett (LNG-AUS)" w:date="2020-02-21T15:31:00Z"/>
        </w:rPr>
      </w:pPr>
      <w:ins w:id="376" w:author="Gallard, Brett (LNG-AUS)" w:date="2020-02-21T15:31:00Z">
        <w:r>
          <w:t>Manage the firm’s entire library of precedents in a single location and ensure the right documents are available to all authors</w:t>
        </w:r>
      </w:ins>
    </w:p>
    <w:p w14:paraId="1E261C34" w14:textId="253B5262" w:rsidR="002944C4" w:rsidRDefault="002944C4" w:rsidP="002944C4">
      <w:pPr>
        <w:pStyle w:val="ListParagraph"/>
        <w:numPr>
          <w:ilvl w:val="0"/>
          <w:numId w:val="20"/>
        </w:numPr>
        <w:spacing w:after="120"/>
        <w:ind w:left="357" w:hanging="357"/>
        <w:contextualSpacing w:val="0"/>
        <w:rPr>
          <w:ins w:id="377" w:author="Gallard, Brett (LNG-AUS)" w:date="2020-02-21T15:31:00Z"/>
        </w:rPr>
      </w:pPr>
      <w:ins w:id="378" w:author="Gallard, Brett (LNG-AUS)" w:date="2020-02-21T15:31:00Z">
        <w:r>
          <w:t xml:space="preserve">Adapt to changing needs for information and automate document drafting, using custom DataForms (no programming required) </w:t>
        </w:r>
      </w:ins>
    </w:p>
    <w:p w14:paraId="3714C903" w14:textId="6FD43F5B" w:rsidR="002944C4" w:rsidRDefault="002944C4" w:rsidP="002944C4">
      <w:pPr>
        <w:pStyle w:val="ListParagraph"/>
        <w:numPr>
          <w:ilvl w:val="0"/>
          <w:numId w:val="20"/>
        </w:numPr>
        <w:spacing w:after="120"/>
        <w:ind w:left="357" w:hanging="357"/>
        <w:contextualSpacing w:val="0"/>
        <w:rPr>
          <w:ins w:id="379" w:author="Gallard, Brett (LNG-AUS)" w:date="2020-02-21T15:31:00Z"/>
        </w:rPr>
      </w:pPr>
      <w:ins w:id="380" w:author="Gallard, Brett (LNG-AUS)" w:date="2020-02-21T15:31:00Z">
        <w:r>
          <w:t xml:space="preserve">Re-use data to automate drafting of legal documents and correspondence (inc. email precedents and pre-populated automated forms and precedents) </w:t>
        </w:r>
      </w:ins>
    </w:p>
    <w:p w14:paraId="337054ED" w14:textId="3C8F8A62" w:rsidR="002944C4" w:rsidRDefault="002944C4" w:rsidP="002944C4">
      <w:pPr>
        <w:pStyle w:val="ListParagraph"/>
        <w:numPr>
          <w:ilvl w:val="0"/>
          <w:numId w:val="20"/>
        </w:numPr>
        <w:spacing w:after="120"/>
        <w:ind w:left="357" w:hanging="357"/>
        <w:contextualSpacing w:val="0"/>
        <w:rPr>
          <w:ins w:id="381" w:author="Gallard, Brett (LNG-AUS)" w:date="2020-02-21T15:31:00Z"/>
        </w:rPr>
      </w:pPr>
      <w:ins w:id="382" w:author="Gallard, Brett (LNG-AUS)" w:date="2020-02-21T15:31:00Z">
        <w:r>
          <w:t xml:space="preserve">Find and update documents quickly and easily, even if you don’t have all the facts of the matter to hand, using flexible Document Management tools (inc. Drag-and-drop filing from Windows and Outlook, and full-text index searching) </w:t>
        </w:r>
      </w:ins>
    </w:p>
    <w:p w14:paraId="7776E3F5" w14:textId="69BCA30C" w:rsidR="002944C4" w:rsidRDefault="002944C4" w:rsidP="002944C4">
      <w:pPr>
        <w:pStyle w:val="ListParagraph"/>
        <w:numPr>
          <w:ilvl w:val="0"/>
          <w:numId w:val="20"/>
        </w:numPr>
        <w:spacing w:after="120"/>
        <w:ind w:left="357" w:hanging="357"/>
        <w:contextualSpacing w:val="0"/>
        <w:rPr>
          <w:ins w:id="383" w:author="Gallard, Brett (LNG-AUS)" w:date="2020-02-21T15:31:00Z"/>
        </w:rPr>
      </w:pPr>
      <w:ins w:id="384" w:author="Gallard, Brett (LNG-AUS)" w:date="2020-02-21T15:31:00Z">
        <w:r>
          <w:t>Maximise the impact of your legal research by integrating the Lexis Advance legal research platform with Affinity. Store research links and history on matters for easy review and reference</w:t>
        </w:r>
      </w:ins>
    </w:p>
    <w:p w14:paraId="2714225F" w14:textId="04C7EE36" w:rsidR="002944C4" w:rsidRDefault="002944C4" w:rsidP="002944C4">
      <w:pPr>
        <w:pStyle w:val="ListParagraph"/>
        <w:numPr>
          <w:ilvl w:val="0"/>
          <w:numId w:val="20"/>
        </w:numPr>
        <w:spacing w:after="120"/>
        <w:ind w:left="357" w:hanging="357"/>
        <w:contextualSpacing w:val="0"/>
        <w:rPr>
          <w:ins w:id="385" w:author="Gallard, Brett (LNG-AUS)" w:date="2020-02-21T15:31:00Z"/>
        </w:rPr>
      </w:pPr>
      <w:ins w:id="386" w:author="Gallard, Brett (LNG-AUS)" w:date="2020-02-21T15:31:00Z">
        <w:r>
          <w:t xml:space="preserve">Simplify the daily work of scheduling, and reviewing inbound and outbound correspondence using Affinity’s integration with Microsoft Office tools (Outlook, Word, Excel and MS Exchange Server) </w:t>
        </w:r>
      </w:ins>
    </w:p>
    <w:p w14:paraId="4A774D6F" w14:textId="050A41D9" w:rsidR="002944C4" w:rsidRDefault="002944C4" w:rsidP="002944C4">
      <w:pPr>
        <w:pStyle w:val="ListParagraph"/>
        <w:numPr>
          <w:ilvl w:val="0"/>
          <w:numId w:val="20"/>
        </w:numPr>
        <w:spacing w:after="120"/>
        <w:ind w:left="357" w:hanging="357"/>
        <w:contextualSpacing w:val="0"/>
        <w:rPr>
          <w:ins w:id="387" w:author="Gallard, Brett (LNG-AUS)" w:date="2020-02-21T15:31:00Z"/>
        </w:rPr>
      </w:pPr>
      <w:ins w:id="388" w:author="Gallard, Brett (LNG-AUS)" w:date="2020-02-21T15:31:00Z">
        <w:r>
          <w:t>Keep on top of Time Recording with our range of different recording features</w:t>
        </w:r>
      </w:ins>
    </w:p>
    <w:p w14:paraId="5DE27AA2" w14:textId="758CC618" w:rsidR="002944C4" w:rsidRDefault="002944C4" w:rsidP="002944C4">
      <w:pPr>
        <w:pStyle w:val="ListParagraph"/>
        <w:numPr>
          <w:ilvl w:val="0"/>
          <w:numId w:val="20"/>
        </w:numPr>
        <w:spacing w:after="120"/>
        <w:ind w:left="357" w:hanging="357"/>
        <w:contextualSpacing w:val="0"/>
        <w:rPr>
          <w:ins w:id="389" w:author="Gallard, Brett (LNG-AUS)" w:date="2020-02-21T15:31:00Z"/>
        </w:rPr>
      </w:pPr>
      <w:ins w:id="390" w:author="Gallard, Brett (LNG-AUS)" w:date="2020-02-21T15:31:00Z">
        <w:r>
          <w:t>Organise and manage routine Billing with less effort and more control – including ebilling, ecollection, multi-party, consolidated and split billing, auto-generation of draft bills following system rules, etc.)</w:t>
        </w:r>
      </w:ins>
    </w:p>
    <w:p w14:paraId="5487747D" w14:textId="349883A0" w:rsidR="002944C4" w:rsidRDefault="002944C4" w:rsidP="002944C4">
      <w:pPr>
        <w:pStyle w:val="ListParagraph"/>
        <w:numPr>
          <w:ilvl w:val="0"/>
          <w:numId w:val="20"/>
        </w:numPr>
        <w:spacing w:after="120"/>
        <w:ind w:left="357" w:hanging="357"/>
        <w:contextualSpacing w:val="0"/>
        <w:rPr>
          <w:ins w:id="391" w:author="Gallard, Brett (LNG-AUS)" w:date="2020-02-21T15:31:00Z"/>
        </w:rPr>
      </w:pPr>
      <w:ins w:id="392" w:author="Gallard, Brett (LNG-AUS)" w:date="2020-02-21T15:31:00Z">
        <w:r>
          <w:t xml:space="preserve">Office Accounting </w:t>
        </w:r>
      </w:ins>
    </w:p>
    <w:p w14:paraId="6B8CBEDE" w14:textId="59FE632C" w:rsidR="002944C4" w:rsidRDefault="002944C4" w:rsidP="002944C4">
      <w:pPr>
        <w:pStyle w:val="ListParagraph"/>
        <w:numPr>
          <w:ilvl w:val="0"/>
          <w:numId w:val="20"/>
        </w:numPr>
        <w:spacing w:after="120"/>
        <w:ind w:left="357" w:hanging="357"/>
        <w:contextualSpacing w:val="0"/>
        <w:rPr>
          <w:ins w:id="393" w:author="Gallard, Brett (LNG-AUS)" w:date="2020-02-21T15:31:00Z"/>
        </w:rPr>
      </w:pPr>
      <w:ins w:id="394" w:author="Gallard, Brett (LNG-AUS)" w:date="2020-02-21T15:31:00Z">
        <w:r>
          <w:t xml:space="preserve">Trust Accounting (certified by NSW Law Society) </w:t>
        </w:r>
      </w:ins>
    </w:p>
    <w:p w14:paraId="1183343A" w14:textId="0F2F64DB" w:rsidR="002944C4" w:rsidRDefault="002944C4" w:rsidP="002944C4">
      <w:pPr>
        <w:pStyle w:val="ListParagraph"/>
        <w:numPr>
          <w:ilvl w:val="0"/>
          <w:numId w:val="20"/>
        </w:numPr>
        <w:spacing w:after="120"/>
        <w:ind w:left="357" w:hanging="357"/>
        <w:contextualSpacing w:val="0"/>
        <w:rPr>
          <w:ins w:id="395" w:author="Gallard, Brett (LNG-AUS)" w:date="2020-02-21T15:31:00Z"/>
        </w:rPr>
      </w:pPr>
      <w:ins w:id="396" w:author="Gallard, Brett (LNG-AUS)" w:date="2020-02-21T15:31:00Z">
        <w:r>
          <w:t xml:space="preserve">Investments (Controlled Monies, Monies in Transit, Monies under a Power) </w:t>
        </w:r>
      </w:ins>
    </w:p>
    <w:p w14:paraId="717745FF" w14:textId="283CDF2E" w:rsidR="002944C4" w:rsidRDefault="002944C4" w:rsidP="002944C4">
      <w:pPr>
        <w:pStyle w:val="ListParagraph"/>
        <w:numPr>
          <w:ilvl w:val="0"/>
          <w:numId w:val="20"/>
        </w:numPr>
        <w:spacing w:after="120"/>
        <w:ind w:left="357" w:hanging="357"/>
        <w:contextualSpacing w:val="0"/>
        <w:rPr>
          <w:ins w:id="397" w:author="Gallard, Brett (LNG-AUS)" w:date="2020-02-21T15:31:00Z"/>
        </w:rPr>
      </w:pPr>
      <w:ins w:id="398" w:author="Gallard, Brett (LNG-AUS)" w:date="2020-02-21T15:31:00Z">
        <w:r>
          <w:lastRenderedPageBreak/>
          <w:t xml:space="preserve">General Ledger – multi-Entity, Branch, Department </w:t>
        </w:r>
      </w:ins>
    </w:p>
    <w:p w14:paraId="07C538EF" w14:textId="424AB556" w:rsidR="002944C4" w:rsidRDefault="002944C4" w:rsidP="002944C4">
      <w:pPr>
        <w:pStyle w:val="ListParagraph"/>
        <w:numPr>
          <w:ilvl w:val="0"/>
          <w:numId w:val="20"/>
        </w:numPr>
        <w:spacing w:after="120"/>
        <w:ind w:left="357" w:hanging="357"/>
        <w:contextualSpacing w:val="0"/>
        <w:rPr>
          <w:ins w:id="399" w:author="Gallard, Brett (LNG-AUS)" w:date="2020-02-21T15:31:00Z"/>
        </w:rPr>
      </w:pPr>
      <w:ins w:id="400" w:author="Gallard, Brett (LNG-AUS)" w:date="2020-02-21T15:31:00Z">
        <w:r>
          <w:t xml:space="preserve">Budgets (inc. Employee and G/L) </w:t>
        </w:r>
      </w:ins>
    </w:p>
    <w:p w14:paraId="3425CE84" w14:textId="471B84F9" w:rsidR="002944C4" w:rsidRDefault="002944C4" w:rsidP="002944C4">
      <w:pPr>
        <w:pStyle w:val="ListParagraph"/>
        <w:numPr>
          <w:ilvl w:val="0"/>
          <w:numId w:val="20"/>
        </w:numPr>
        <w:spacing w:after="120"/>
        <w:ind w:left="357" w:hanging="357"/>
        <w:contextualSpacing w:val="0"/>
        <w:rPr>
          <w:ins w:id="401" w:author="Gallard, Brett (LNG-AUS)" w:date="2020-02-21T15:31:00Z"/>
        </w:rPr>
      </w:pPr>
      <w:ins w:id="402" w:author="Gallard, Brett (LNG-AUS)" w:date="2020-02-21T15:31:00Z">
        <w:r>
          <w:t>Finance Requisitions (inc. Authorisation control)</w:t>
        </w:r>
      </w:ins>
    </w:p>
    <w:p w14:paraId="29705F71" w14:textId="05C93168" w:rsidR="002944C4" w:rsidRDefault="002944C4" w:rsidP="002944C4">
      <w:pPr>
        <w:pStyle w:val="ListParagraph"/>
        <w:numPr>
          <w:ilvl w:val="0"/>
          <w:numId w:val="20"/>
        </w:numPr>
        <w:spacing w:after="120"/>
        <w:ind w:left="357" w:hanging="357"/>
        <w:contextualSpacing w:val="0"/>
        <w:rPr>
          <w:ins w:id="403" w:author="Gallard, Brett (LNG-AUS)" w:date="2020-02-21T15:31:00Z"/>
        </w:rPr>
      </w:pPr>
      <w:ins w:id="404" w:author="Gallard, Brett (LNG-AUS)" w:date="2020-02-21T15:31:00Z">
        <w:r>
          <w:t xml:space="preserve">Bank Reconciliation </w:t>
        </w:r>
      </w:ins>
    </w:p>
    <w:p w14:paraId="570A4273" w14:textId="12791A4E" w:rsidR="002944C4" w:rsidRDefault="002944C4" w:rsidP="002944C4">
      <w:pPr>
        <w:pStyle w:val="ListParagraph"/>
        <w:numPr>
          <w:ilvl w:val="0"/>
          <w:numId w:val="20"/>
        </w:numPr>
        <w:spacing w:after="120"/>
        <w:ind w:left="357" w:hanging="357"/>
        <w:contextualSpacing w:val="0"/>
        <w:rPr>
          <w:ins w:id="405" w:author="Gallard, Brett (LNG-AUS)" w:date="2020-02-21T15:31:00Z"/>
        </w:rPr>
      </w:pPr>
      <w:ins w:id="406" w:author="Gallard, Brett (LNG-AUS)" w:date="2020-02-21T15:31:00Z">
        <w:r>
          <w:t>Creditor management (inc. scheduled payment runs)</w:t>
        </w:r>
      </w:ins>
    </w:p>
    <w:p w14:paraId="3FA40BCC" w14:textId="4AF2ECAA" w:rsidR="002944C4" w:rsidRDefault="002944C4" w:rsidP="002944C4">
      <w:pPr>
        <w:pStyle w:val="ListParagraph"/>
        <w:numPr>
          <w:ilvl w:val="0"/>
          <w:numId w:val="20"/>
        </w:numPr>
        <w:spacing w:after="120"/>
        <w:ind w:left="357" w:hanging="357"/>
        <w:contextualSpacing w:val="0"/>
        <w:rPr>
          <w:ins w:id="407" w:author="Gallard, Brett (LNG-AUS)" w:date="2020-02-21T15:31:00Z"/>
        </w:rPr>
      </w:pPr>
      <w:ins w:id="408" w:author="Gallard, Brett (LNG-AUS)" w:date="2020-02-21T15:31:00Z">
        <w:r>
          <w:t xml:space="preserve">Flexible Fees and Rates (inc. Scale Costing and Fixed Fees) </w:t>
        </w:r>
      </w:ins>
    </w:p>
    <w:p w14:paraId="136558AB" w14:textId="646E16CA" w:rsidR="002944C4" w:rsidRDefault="002944C4" w:rsidP="002944C4">
      <w:pPr>
        <w:pStyle w:val="ListParagraph"/>
        <w:numPr>
          <w:ilvl w:val="0"/>
          <w:numId w:val="20"/>
        </w:numPr>
        <w:spacing w:after="120"/>
        <w:ind w:left="357" w:hanging="357"/>
        <w:contextualSpacing w:val="0"/>
        <w:rPr>
          <w:ins w:id="409" w:author="Gallard, Brett (LNG-AUS)" w:date="2020-02-21T15:31:00Z"/>
        </w:rPr>
      </w:pPr>
      <w:ins w:id="410" w:author="Gallard, Brett (LNG-AUS)" w:date="2020-02-21T15:31:00Z">
        <w:r>
          <w:t xml:space="preserve">Improve the efficiency of your back-office, by integrating Cost &amp; Disbursement recovery systems </w:t>
        </w:r>
      </w:ins>
    </w:p>
    <w:p w14:paraId="32075D82" w14:textId="6E6D25D6" w:rsidR="002944C4" w:rsidRDefault="002944C4" w:rsidP="002944C4">
      <w:pPr>
        <w:pStyle w:val="ListParagraph"/>
        <w:numPr>
          <w:ilvl w:val="0"/>
          <w:numId w:val="20"/>
        </w:numPr>
        <w:spacing w:after="120"/>
        <w:ind w:left="357" w:hanging="357"/>
        <w:contextualSpacing w:val="0"/>
        <w:rPr>
          <w:ins w:id="411" w:author="Gallard, Brett (LNG-AUS)" w:date="2020-02-21T15:31:00Z"/>
        </w:rPr>
      </w:pPr>
      <w:ins w:id="412" w:author="Gallard, Brett (LNG-AUS)" w:date="2020-02-21T15:31:00Z">
        <w:r>
          <w:t>Understand and analyse your market with Affinity’s flexible Contact and Relationship Management functions</w:t>
        </w:r>
      </w:ins>
    </w:p>
    <w:p w14:paraId="5F9AFF58" w14:textId="6C517681" w:rsidR="002944C4" w:rsidRDefault="002944C4" w:rsidP="002944C4">
      <w:pPr>
        <w:pStyle w:val="ListParagraph"/>
        <w:numPr>
          <w:ilvl w:val="0"/>
          <w:numId w:val="20"/>
        </w:numPr>
        <w:spacing w:after="120"/>
        <w:ind w:left="357" w:hanging="357"/>
        <w:contextualSpacing w:val="0"/>
        <w:rPr>
          <w:ins w:id="413" w:author="Gallard, Brett (LNG-AUS)" w:date="2020-02-21T15:31:00Z"/>
        </w:rPr>
      </w:pPr>
      <w:ins w:id="414" w:author="Gallard, Brett (LNG-AUS)" w:date="2020-02-21T15:31:00Z">
        <w:r>
          <w:t>Manage business development and marketing activities, leveraging the flexibility of custom data forms and Affinity’s powerful filter and search tools</w:t>
        </w:r>
      </w:ins>
    </w:p>
    <w:p w14:paraId="5842B8DF" w14:textId="0C3C2522" w:rsidR="002944C4" w:rsidRDefault="002944C4" w:rsidP="002944C4">
      <w:pPr>
        <w:pStyle w:val="ListParagraph"/>
        <w:numPr>
          <w:ilvl w:val="0"/>
          <w:numId w:val="20"/>
        </w:numPr>
        <w:spacing w:after="120"/>
        <w:ind w:left="357" w:hanging="357"/>
        <w:contextualSpacing w:val="0"/>
        <w:rPr>
          <w:ins w:id="415" w:author="Gallard, Brett (LNG-AUS)" w:date="2020-02-21T15:31:00Z"/>
        </w:rPr>
      </w:pPr>
      <w:ins w:id="416" w:author="Gallard, Brett (LNG-AUS)" w:date="2020-02-21T15:31:00Z">
        <w:r>
          <w:t xml:space="preserve">Analyse performance across the practice, with our suite of Reporting options – both financial and performance based (inc. Dashboards, adhoc queries &amp; filters, custom report developer) </w:t>
        </w:r>
      </w:ins>
    </w:p>
    <w:p w14:paraId="12BB1E0D" w14:textId="7A693CF9" w:rsidR="002944C4" w:rsidRDefault="002944C4" w:rsidP="002944C4">
      <w:pPr>
        <w:pStyle w:val="ListParagraph"/>
        <w:numPr>
          <w:ilvl w:val="0"/>
          <w:numId w:val="20"/>
        </w:numPr>
        <w:spacing w:after="120"/>
        <w:ind w:left="357" w:hanging="357"/>
        <w:contextualSpacing w:val="0"/>
        <w:rPr>
          <w:ins w:id="417" w:author="Gallard, Brett (LNG-AUS)" w:date="2020-02-21T15:31:00Z"/>
        </w:rPr>
      </w:pPr>
      <w:ins w:id="418" w:author="Gallard, Brett (LNG-AUS)" w:date="2020-02-21T15:31:00Z">
        <w:r>
          <w:t>Reduce cost and effort managing Safe Custody of documents, including preview of electronic copies for fast and easy access</w:t>
        </w:r>
      </w:ins>
    </w:p>
    <w:p w14:paraId="2F7CA6CD" w14:textId="3255226E" w:rsidR="002944C4" w:rsidRDefault="002944C4" w:rsidP="002944C4">
      <w:pPr>
        <w:pStyle w:val="ListParagraph"/>
        <w:numPr>
          <w:ilvl w:val="0"/>
          <w:numId w:val="20"/>
        </w:numPr>
        <w:spacing w:after="120"/>
        <w:ind w:left="357" w:hanging="357"/>
        <w:contextualSpacing w:val="0"/>
        <w:rPr>
          <w:ins w:id="419" w:author="Gallard, Brett (LNG-AUS)" w:date="2020-02-21T15:31:00Z"/>
        </w:rPr>
      </w:pPr>
      <w:ins w:id="420" w:author="Gallard, Brett (LNG-AUS)" w:date="2020-02-21T15:31:00Z">
        <w:r>
          <w:t xml:space="preserve">Keep control over Affinity with Role-based and Team-based access - and flexible security controls </w:t>
        </w:r>
      </w:ins>
    </w:p>
    <w:p w14:paraId="5C17C44A" w14:textId="77777777" w:rsidR="002944C4" w:rsidRDefault="002944C4" w:rsidP="002944C4">
      <w:pPr>
        <w:rPr>
          <w:ins w:id="421" w:author="Gallard, Brett (LNG-AUS)" w:date="2020-02-21T15:31:00Z"/>
        </w:rPr>
      </w:pPr>
    </w:p>
    <w:p w14:paraId="16D21F1B" w14:textId="1C62BAC0" w:rsidR="002944C4" w:rsidRDefault="002944C4" w:rsidP="0045492F">
      <w:pPr>
        <w:pStyle w:val="Heading2"/>
        <w:rPr>
          <w:ins w:id="422" w:author="Gallard, Brett (LNG-AUS)" w:date="2020-02-21T15:31:00Z"/>
        </w:rPr>
      </w:pPr>
      <w:bookmarkStart w:id="423" w:name="_Toc33443772"/>
      <w:ins w:id="424" w:author="Gallard, Brett (LNG-AUS)" w:date="2020-02-21T15:31:00Z">
        <w:r>
          <w:t>Affinity also provides a range of additional optional product integrations and features:</w:t>
        </w:r>
        <w:bookmarkEnd w:id="423"/>
      </w:ins>
    </w:p>
    <w:p w14:paraId="12A323A8" w14:textId="77777777" w:rsidR="002944C4" w:rsidRDefault="002944C4" w:rsidP="002944C4">
      <w:pPr>
        <w:rPr>
          <w:ins w:id="425" w:author="Gallard, Brett (LNG-AUS)" w:date="2020-02-21T15:31:00Z"/>
        </w:rPr>
      </w:pPr>
    </w:p>
    <w:p w14:paraId="16000895" w14:textId="0716A71D" w:rsidR="002944C4" w:rsidRDefault="002944C4" w:rsidP="002944C4">
      <w:pPr>
        <w:pStyle w:val="ListParagraph"/>
        <w:numPr>
          <w:ilvl w:val="0"/>
          <w:numId w:val="20"/>
        </w:numPr>
        <w:spacing w:after="120"/>
        <w:ind w:left="357" w:hanging="357"/>
        <w:contextualSpacing w:val="0"/>
        <w:rPr>
          <w:ins w:id="426" w:author="Gallard, Brett (LNG-AUS)" w:date="2020-02-21T15:31:00Z"/>
        </w:rPr>
      </w:pPr>
      <w:ins w:id="427" w:author="Gallard, Brett (LNG-AUS)" w:date="2020-02-21T15:31:00Z">
        <w:r>
          <w:t xml:space="preserve">Integrated property, personal, commercial and other Searches (GlobalX, InfoTrack, SAI Global) </w:t>
        </w:r>
      </w:ins>
    </w:p>
    <w:p w14:paraId="1A55F155" w14:textId="0B15AC26" w:rsidR="002944C4" w:rsidRDefault="002944C4" w:rsidP="002944C4">
      <w:pPr>
        <w:pStyle w:val="ListParagraph"/>
        <w:numPr>
          <w:ilvl w:val="0"/>
          <w:numId w:val="20"/>
        </w:numPr>
        <w:spacing w:after="120"/>
        <w:ind w:left="357" w:hanging="357"/>
        <w:contextualSpacing w:val="0"/>
        <w:rPr>
          <w:ins w:id="428" w:author="Gallard, Brett (LNG-AUS)" w:date="2020-02-21T15:31:00Z"/>
        </w:rPr>
      </w:pPr>
      <w:ins w:id="429" w:author="Gallard, Brett (LNG-AUS)" w:date="2020-02-21T15:31:00Z">
        <w:r>
          <w:t xml:space="preserve">"Scan-to-matter" integration with Multi-function devices </w:t>
        </w:r>
      </w:ins>
    </w:p>
    <w:p w14:paraId="6E17FC01" w14:textId="5979F283" w:rsidR="002944C4" w:rsidRDefault="002944C4" w:rsidP="002944C4">
      <w:pPr>
        <w:pStyle w:val="ListParagraph"/>
        <w:numPr>
          <w:ilvl w:val="0"/>
          <w:numId w:val="20"/>
        </w:numPr>
        <w:spacing w:after="120"/>
        <w:ind w:left="357" w:hanging="357"/>
        <w:contextualSpacing w:val="0"/>
        <w:rPr>
          <w:ins w:id="430" w:author="Gallard, Brett (LNG-AUS)" w:date="2020-02-21T15:31:00Z"/>
        </w:rPr>
      </w:pPr>
      <w:ins w:id="431" w:author="Gallard, Brett (LNG-AUS)" w:date="2020-02-21T15:31:00Z">
        <w:r>
          <w:t>Client Portal Extranet access for Clients, Referrers and 3rd Parties</w:t>
        </w:r>
      </w:ins>
    </w:p>
    <w:p w14:paraId="292BA00F" w14:textId="36597B16" w:rsidR="002944C4" w:rsidRDefault="002944C4" w:rsidP="002944C4">
      <w:pPr>
        <w:pStyle w:val="ListParagraph"/>
        <w:numPr>
          <w:ilvl w:val="0"/>
          <w:numId w:val="20"/>
        </w:numPr>
        <w:spacing w:after="120"/>
        <w:ind w:left="357" w:hanging="357"/>
        <w:contextualSpacing w:val="0"/>
        <w:rPr>
          <w:ins w:id="432" w:author="Gallard, Brett (LNG-AUS)" w:date="2020-02-21T15:31:00Z"/>
        </w:rPr>
      </w:pPr>
      <w:ins w:id="433" w:author="Gallard, Brett (LNG-AUS)" w:date="2020-02-21T15:31:00Z">
        <w:r>
          <w:t xml:space="preserve">Mobile Time Recording and Enquiries (Lawyers / Employees) </w:t>
        </w:r>
      </w:ins>
    </w:p>
    <w:p w14:paraId="09A8364B" w14:textId="21D3B943" w:rsidR="002944C4" w:rsidRDefault="002944C4" w:rsidP="002944C4">
      <w:pPr>
        <w:pStyle w:val="ListParagraph"/>
        <w:numPr>
          <w:ilvl w:val="0"/>
          <w:numId w:val="20"/>
        </w:numPr>
        <w:spacing w:after="120"/>
        <w:ind w:left="357" w:hanging="357"/>
        <w:contextualSpacing w:val="0"/>
        <w:rPr>
          <w:ins w:id="434" w:author="Gallard, Brett (LNG-AUS)" w:date="2020-02-21T15:31:00Z"/>
        </w:rPr>
      </w:pPr>
      <w:ins w:id="435" w:author="Gallard, Brett (LNG-AUS)" w:date="2020-02-21T15:31:00Z">
        <w:r>
          <w:t>Build time-sheets based on daily activity using mitimes</w:t>
        </w:r>
      </w:ins>
    </w:p>
    <w:p w14:paraId="281E51A6" w14:textId="5276F0A4" w:rsidR="00EA4BFD" w:rsidRDefault="002944C4" w:rsidP="002944C4">
      <w:pPr>
        <w:pStyle w:val="ListParagraph"/>
        <w:numPr>
          <w:ilvl w:val="0"/>
          <w:numId w:val="20"/>
        </w:numPr>
        <w:spacing w:after="120"/>
        <w:ind w:left="357" w:hanging="357"/>
        <w:contextualSpacing w:val="0"/>
        <w:rPr>
          <w:ins w:id="436" w:author="Gallard, Brett (LNG-AUS)" w:date="2020-02-21T15:29:00Z"/>
        </w:rPr>
      </w:pPr>
      <w:ins w:id="437" w:author="Gallard, Brett (LNG-AUS)" w:date="2020-02-21T15:31:00Z">
        <w:r>
          <w:t>Integrity Server – system health check and monitoring</w:t>
        </w:r>
      </w:ins>
    </w:p>
    <w:p w14:paraId="48192FEC" w14:textId="2A868430" w:rsidR="00EA4BFD" w:rsidRDefault="00EA4BFD" w:rsidP="00777A7D">
      <w:pPr>
        <w:rPr>
          <w:ins w:id="438" w:author="Gallard, Brett (LNG-AUS)" w:date="2020-02-21T15:29:00Z"/>
        </w:rPr>
      </w:pPr>
    </w:p>
    <w:p w14:paraId="0589E1D5" w14:textId="76FCB973" w:rsidR="00EA4BFD" w:rsidRDefault="00EA4BFD" w:rsidP="00777A7D">
      <w:pPr>
        <w:rPr>
          <w:ins w:id="439" w:author="Gallard, Brett (LNG-AUS)" w:date="2020-02-21T15:29:00Z"/>
        </w:rPr>
      </w:pPr>
    </w:p>
    <w:p w14:paraId="5863569B" w14:textId="0351B249" w:rsidR="00DE0FA8" w:rsidRDefault="00DE0FA8">
      <w:pPr>
        <w:spacing w:after="160" w:line="259" w:lineRule="auto"/>
        <w:rPr>
          <w:ins w:id="440" w:author="Gallard, Brett (LNG-AUS)" w:date="2020-02-21T15:56:00Z"/>
        </w:rPr>
      </w:pPr>
      <w:ins w:id="441" w:author="Gallard, Brett (LNG-AUS)" w:date="2020-02-21T15:56:00Z">
        <w:r>
          <w:br w:type="page"/>
        </w:r>
      </w:ins>
    </w:p>
    <w:p w14:paraId="7EAC82FF" w14:textId="5094F2B0" w:rsidR="00DE0FA8" w:rsidRDefault="00DE0FA8" w:rsidP="00DE0FA8">
      <w:pPr>
        <w:pStyle w:val="Heading1"/>
        <w:numPr>
          <w:ilvl w:val="0"/>
          <w:numId w:val="0"/>
        </w:numPr>
        <w:ind w:left="357" w:hanging="357"/>
        <w:rPr>
          <w:ins w:id="442" w:author="Gallard, Brett (LNG-AUS)" w:date="2020-02-21T15:56:00Z"/>
        </w:rPr>
      </w:pPr>
      <w:bookmarkStart w:id="443" w:name="_Toc33443773"/>
      <w:ins w:id="444" w:author="Gallard, Brett (LNG-AUS)" w:date="2020-02-21T15:56:00Z">
        <w:r>
          <w:lastRenderedPageBreak/>
          <w:t>Appendix I</w:t>
        </w:r>
        <w:r w:rsidR="0027529F">
          <w:t>I</w:t>
        </w:r>
        <w:r>
          <w:t xml:space="preserve"> - </w:t>
        </w:r>
        <w:r w:rsidR="0027529F" w:rsidRPr="0027529F">
          <w:t>Upgrade with Confidence</w:t>
        </w:r>
        <w:bookmarkEnd w:id="443"/>
      </w:ins>
    </w:p>
    <w:p w14:paraId="70315CD4" w14:textId="500DC21C" w:rsidR="00EA4BFD" w:rsidRDefault="00EA4BFD" w:rsidP="00777A7D">
      <w:pPr>
        <w:rPr>
          <w:ins w:id="445" w:author="Gallard, Brett (LNG-AUS)" w:date="2020-02-21T15:29:00Z"/>
        </w:rPr>
      </w:pPr>
    </w:p>
    <w:p w14:paraId="1526942B" w14:textId="77777777" w:rsidR="00070E0F" w:rsidRDefault="00070E0F" w:rsidP="008557D5">
      <w:pPr>
        <w:rPr>
          <w:ins w:id="446" w:author="Gallard, Brett (LNG-AUS)" w:date="2020-02-21T16:03:00Z"/>
        </w:rPr>
        <w:sectPr w:rsidR="00070E0F" w:rsidSect="000931A6">
          <w:type w:val="continuous"/>
          <w:pgSz w:w="11906" w:h="16838"/>
          <w:pgMar w:top="1440" w:right="1080" w:bottom="1440" w:left="1080" w:header="708" w:footer="708" w:gutter="0"/>
          <w:cols w:space="708"/>
          <w:docGrid w:linePitch="360"/>
        </w:sectPr>
      </w:pPr>
    </w:p>
    <w:p w14:paraId="67107052" w14:textId="704590A5" w:rsidR="008557D5" w:rsidRDefault="008557D5" w:rsidP="008557D5">
      <w:pPr>
        <w:rPr>
          <w:ins w:id="447" w:author="Gallard, Brett (LNG-AUS)" w:date="2020-02-21T15:57:00Z"/>
        </w:rPr>
      </w:pPr>
      <w:ins w:id="448" w:author="Gallard, Brett (LNG-AUS)" w:date="2020-02-21T15:57:00Z">
        <w:r>
          <w:lastRenderedPageBreak/>
          <w:t xml:space="preserve">The team at LexisNexis put a lot of effort into testing new releases and updates, under a range of scenarios, but it is difficult for us to check every option or environment that our clients may have. For most firms, Lexis Affinity is the lynchpin of their day to day operations and smooth, continuous </w:t>
        </w:r>
      </w:ins>
      <w:ins w:id="449" w:author="Gallard, Brett (LNG-AUS)" w:date="2020-02-21T16:05:00Z">
        <w:r w:rsidR="006E6587">
          <w:t>operation is</w:t>
        </w:r>
      </w:ins>
      <w:ins w:id="450" w:author="Gallard, Brett (LNG-AUS)" w:date="2020-02-21T15:57:00Z">
        <w:r>
          <w:t xml:space="preserve"> critical to their ability to service their client’s needs.</w:t>
        </w:r>
      </w:ins>
    </w:p>
    <w:p w14:paraId="4AE34ED3" w14:textId="77777777" w:rsidR="00070E0F" w:rsidRDefault="00070E0F" w:rsidP="008557D5">
      <w:pPr>
        <w:rPr>
          <w:ins w:id="451" w:author="Gallard, Brett (LNG-AUS)" w:date="2020-02-21T16:03:00Z"/>
        </w:rPr>
        <w:sectPr w:rsidR="00070E0F" w:rsidSect="006E6587">
          <w:type w:val="continuous"/>
          <w:pgSz w:w="11906" w:h="16838"/>
          <w:pgMar w:top="1440" w:right="1080" w:bottom="1440" w:left="1080" w:header="708" w:footer="708" w:gutter="0"/>
          <w:cols w:space="708"/>
          <w:docGrid w:linePitch="360"/>
        </w:sectPr>
      </w:pPr>
    </w:p>
    <w:p w14:paraId="36103668" w14:textId="70BC6F1A" w:rsidR="00372B04" w:rsidRDefault="00372B04" w:rsidP="008557D5">
      <w:pPr>
        <w:rPr>
          <w:ins w:id="452" w:author="Gallard, Brett (LNG-AUS)" w:date="2020-02-21T16:04:00Z"/>
        </w:rPr>
      </w:pPr>
    </w:p>
    <w:p w14:paraId="5BA30D86" w14:textId="247D81D9" w:rsidR="00800A09" w:rsidRDefault="00800A09" w:rsidP="008557D5">
      <w:pPr>
        <w:rPr>
          <w:ins w:id="453" w:author="Gallard, Brett (LNG-AUS)" w:date="2020-02-21T16:03:00Z"/>
        </w:rPr>
      </w:pPr>
    </w:p>
    <w:p w14:paraId="10ACECF8" w14:textId="4B64CE37" w:rsidR="00070E0F" w:rsidRDefault="00070E0F" w:rsidP="008557D5">
      <w:pPr>
        <w:rPr>
          <w:ins w:id="454" w:author="Gallard, Brett (LNG-AUS)" w:date="2020-02-21T15:57:00Z"/>
        </w:rPr>
      </w:pPr>
    </w:p>
    <w:p w14:paraId="7CB1E4EF" w14:textId="3A346F4F" w:rsidR="008557D5" w:rsidRPr="002533E1" w:rsidRDefault="008557D5" w:rsidP="00BC1CA6">
      <w:pPr>
        <w:pStyle w:val="Heading2"/>
        <w:rPr>
          <w:ins w:id="455" w:author="Gallard, Brett (LNG-AUS)" w:date="2020-02-21T15:57:00Z"/>
        </w:rPr>
      </w:pPr>
      <w:bookmarkStart w:id="456" w:name="_Toc33443774"/>
      <w:ins w:id="457" w:author="Gallard, Brett (LNG-AUS)" w:date="2020-02-21T15:57:00Z">
        <w:r w:rsidRPr="002533E1">
          <w:t>Test Environment – Break the system before it breaks you</w:t>
        </w:r>
        <w:bookmarkEnd w:id="456"/>
      </w:ins>
    </w:p>
    <w:p w14:paraId="4FA89B49" w14:textId="18503110" w:rsidR="008557D5" w:rsidRDefault="008557D5" w:rsidP="008557D5">
      <w:pPr>
        <w:rPr>
          <w:ins w:id="458" w:author="Gallard, Brett (LNG-AUS)" w:date="2020-02-21T15:57:00Z"/>
        </w:rPr>
      </w:pPr>
    </w:p>
    <w:p w14:paraId="5EEB55D9" w14:textId="77777777" w:rsidR="00070E0F" w:rsidRDefault="00070E0F" w:rsidP="008557D5">
      <w:pPr>
        <w:rPr>
          <w:ins w:id="459" w:author="Gallard, Brett (LNG-AUS)" w:date="2020-02-21T16:03:00Z"/>
        </w:rPr>
        <w:sectPr w:rsidR="00070E0F" w:rsidSect="000931A6">
          <w:type w:val="continuous"/>
          <w:pgSz w:w="11906" w:h="16838"/>
          <w:pgMar w:top="1440" w:right="1080" w:bottom="1440" w:left="1080" w:header="708" w:footer="708" w:gutter="0"/>
          <w:cols w:space="708"/>
          <w:docGrid w:linePitch="360"/>
        </w:sectPr>
      </w:pPr>
    </w:p>
    <w:p w14:paraId="125A201B" w14:textId="23706C44" w:rsidR="008557D5" w:rsidRDefault="00800A09" w:rsidP="008557D5">
      <w:pPr>
        <w:rPr>
          <w:ins w:id="460" w:author="Gallard, Brett (LNG-AUS)" w:date="2020-02-21T15:57:00Z"/>
        </w:rPr>
      </w:pPr>
      <w:ins w:id="461" w:author="Gallard, Brett (LNG-AUS)" w:date="2020-02-21T16:01:00Z">
        <w:r>
          <w:rPr>
            <w:noProof/>
            <w:lang w:val="en-IN" w:eastAsia="en-IN"/>
          </w:rPr>
          <w:lastRenderedPageBreak/>
          <w:drawing>
            <wp:anchor distT="0" distB="0" distL="114300" distR="114300" simplePos="0" relativeHeight="251669504" behindDoc="0" locked="0" layoutInCell="1" allowOverlap="1" wp14:anchorId="0F27C7F9" wp14:editId="2FE952BE">
              <wp:simplePos x="0" y="0"/>
              <wp:positionH relativeFrom="margin">
                <wp:align>right</wp:align>
              </wp:positionH>
              <wp:positionV relativeFrom="paragraph">
                <wp:posOffset>53975</wp:posOffset>
              </wp:positionV>
              <wp:extent cx="3726815" cy="201930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6815" cy="20193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62" w:author="Gallard, Brett (LNG-AUS)" w:date="2020-02-21T15:57:00Z">
        <w:r w:rsidR="008557D5">
          <w:t>To minimise potential disruption to a firm’s critical business systems, you should have a test environment that replicates your existing network, allowing you to test changes to essential applications before releasing them in your live system.</w:t>
        </w:r>
      </w:ins>
    </w:p>
    <w:p w14:paraId="268E6475" w14:textId="086CEEE1" w:rsidR="008557D5" w:rsidRDefault="008557D5" w:rsidP="008557D5">
      <w:pPr>
        <w:rPr>
          <w:ins w:id="463" w:author="Gallard, Brett (LNG-AUS)" w:date="2020-02-21T15:57:00Z"/>
        </w:rPr>
      </w:pPr>
      <w:ins w:id="464" w:author="Gallard, Brett (LNG-AUS)" w:date="2020-02-21T15:57:00Z">
        <w:r>
          <w:t xml:space="preserve"> </w:t>
        </w:r>
      </w:ins>
    </w:p>
    <w:p w14:paraId="3FB09C45" w14:textId="16C5202F" w:rsidR="008557D5" w:rsidRDefault="008557D5" w:rsidP="008557D5">
      <w:pPr>
        <w:rPr>
          <w:ins w:id="465" w:author="Gallard, Brett (LNG-AUS)" w:date="2020-02-21T15:57:00Z"/>
        </w:rPr>
      </w:pPr>
      <w:ins w:id="466" w:author="Gallard, Brett (LNG-AUS)" w:date="2020-02-21T15:57:00Z">
        <w:r>
          <w:t xml:space="preserve">Think about your bank and the number of changes they make to their network. They put each change through several rounds of testing, in different environments to ensure that everything works before making changes to their live systems and effecting your money. </w:t>
        </w:r>
      </w:ins>
    </w:p>
    <w:p w14:paraId="7710E58D" w14:textId="77777777" w:rsidR="008D771D" w:rsidRDefault="008D771D" w:rsidP="008557D5">
      <w:pPr>
        <w:rPr>
          <w:ins w:id="467" w:author="Gallard, Brett (LNG-AUS)" w:date="2020-02-21T15:57:00Z"/>
        </w:rPr>
      </w:pPr>
    </w:p>
    <w:p w14:paraId="7567CCA5" w14:textId="360DF813" w:rsidR="008557D5" w:rsidRDefault="008557D5" w:rsidP="008557D5">
      <w:pPr>
        <w:rPr>
          <w:ins w:id="468" w:author="Gallard, Brett (LNG-AUS)" w:date="2020-02-21T15:57:00Z"/>
        </w:rPr>
      </w:pPr>
      <w:ins w:id="469" w:author="Gallard, Brett (LNG-AUS)" w:date="2020-02-21T15:57:00Z">
        <w:r>
          <w:t>If you have ever experienced issues as a result of an upgrade or applying a patch, you will understand the value that configuring a test environment can have in terms of lost revenue and system confidence.</w:t>
        </w:r>
      </w:ins>
    </w:p>
    <w:p w14:paraId="688F1EF6" w14:textId="77777777" w:rsidR="00070E0F" w:rsidRDefault="00070E0F" w:rsidP="008557D5">
      <w:pPr>
        <w:rPr>
          <w:ins w:id="470" w:author="Gallard, Brett (LNG-AUS)" w:date="2020-02-21T16:03:00Z"/>
        </w:rPr>
        <w:sectPr w:rsidR="00070E0F" w:rsidSect="006E6587">
          <w:type w:val="continuous"/>
          <w:pgSz w:w="11906" w:h="16838"/>
          <w:pgMar w:top="1440" w:right="1080" w:bottom="1440" w:left="1080" w:header="708" w:footer="708" w:gutter="0"/>
          <w:cols w:space="708"/>
          <w:docGrid w:linePitch="360"/>
        </w:sectPr>
      </w:pPr>
    </w:p>
    <w:p w14:paraId="50F2C9B1" w14:textId="0F85165C" w:rsidR="00F86277" w:rsidRDefault="00F86277" w:rsidP="008557D5">
      <w:pPr>
        <w:rPr>
          <w:ins w:id="471" w:author="Gallard, Brett (LNG-AUS)" w:date="2020-02-21T16:04:00Z"/>
        </w:rPr>
      </w:pPr>
    </w:p>
    <w:p w14:paraId="22E62C46" w14:textId="70BB5E15" w:rsidR="00800A09" w:rsidRDefault="00800A09" w:rsidP="008557D5">
      <w:pPr>
        <w:rPr>
          <w:ins w:id="472" w:author="Gallard, Brett (LNG-AUS)" w:date="2020-02-21T16:03:00Z"/>
        </w:rPr>
      </w:pPr>
    </w:p>
    <w:p w14:paraId="65EA6563" w14:textId="0016901D" w:rsidR="00070E0F" w:rsidRDefault="00070E0F" w:rsidP="008557D5">
      <w:pPr>
        <w:rPr>
          <w:ins w:id="473" w:author="Gallard, Brett (LNG-AUS)" w:date="2020-02-21T15:57:00Z"/>
        </w:rPr>
      </w:pPr>
    </w:p>
    <w:p w14:paraId="2A22BE05" w14:textId="4C21597A" w:rsidR="008557D5" w:rsidRPr="00BC1CA6" w:rsidRDefault="008557D5" w:rsidP="00BC1CA6">
      <w:pPr>
        <w:pStyle w:val="Heading2"/>
        <w:rPr>
          <w:ins w:id="474" w:author="Gallard, Brett (LNG-AUS)" w:date="2020-02-21T15:57:00Z"/>
        </w:rPr>
      </w:pPr>
      <w:bookmarkStart w:id="475" w:name="_Toc33443775"/>
      <w:ins w:id="476" w:author="Gallard, Brett (LNG-AUS)" w:date="2020-02-21T15:57:00Z">
        <w:r w:rsidRPr="00BC1CA6">
          <w:t>How we can help improve your upgrade success</w:t>
        </w:r>
        <w:bookmarkEnd w:id="475"/>
      </w:ins>
    </w:p>
    <w:p w14:paraId="11E084D6" w14:textId="77777777" w:rsidR="008557D5" w:rsidRDefault="008557D5" w:rsidP="008557D5">
      <w:pPr>
        <w:rPr>
          <w:ins w:id="477" w:author="Gallard, Brett (LNG-AUS)" w:date="2020-02-21T15:57:00Z"/>
        </w:rPr>
      </w:pPr>
    </w:p>
    <w:p w14:paraId="6D54B000" w14:textId="40880CD4" w:rsidR="008557D5" w:rsidRDefault="008557D5" w:rsidP="008557D5">
      <w:pPr>
        <w:rPr>
          <w:ins w:id="478" w:author="Gallard, Brett (LNG-AUS)" w:date="2020-02-21T15:57:00Z"/>
        </w:rPr>
      </w:pPr>
      <w:ins w:id="479" w:author="Gallard, Brett (LNG-AUS)" w:date="2020-02-21T15:57:00Z">
        <w:r>
          <w:t>Setting up a test environment is a straightforward process. It will take our consultants about half a day (4 hours) to install a test instance for you on a spare computer, or virtual machine that matches the other machines in your office.</w:t>
        </w:r>
        <w:r w:rsidR="00D2308F">
          <w:t xml:space="preserve">  </w:t>
        </w:r>
        <w:r>
          <w:t>We will:</w:t>
        </w:r>
      </w:ins>
    </w:p>
    <w:p w14:paraId="3E60FD7A" w14:textId="6B5653D1" w:rsidR="00D2308F" w:rsidRDefault="00D2308F" w:rsidP="008557D5">
      <w:pPr>
        <w:rPr>
          <w:ins w:id="480" w:author="Gallard, Brett (LNG-AUS)" w:date="2020-02-21T15:57:00Z"/>
        </w:rPr>
      </w:pPr>
    </w:p>
    <w:p w14:paraId="5EE93537" w14:textId="77777777" w:rsidR="004D3256" w:rsidRDefault="004D3256" w:rsidP="004D3256">
      <w:pPr>
        <w:pStyle w:val="ListParagraph"/>
        <w:numPr>
          <w:ilvl w:val="0"/>
          <w:numId w:val="20"/>
        </w:numPr>
        <w:spacing w:after="120"/>
        <w:ind w:left="357" w:hanging="357"/>
        <w:contextualSpacing w:val="0"/>
        <w:rPr>
          <w:ins w:id="481" w:author="Gallard, Brett (LNG-AUS)" w:date="2020-02-21T15:59:00Z"/>
        </w:rPr>
        <w:sectPr w:rsidR="004D3256" w:rsidSect="000931A6">
          <w:type w:val="continuous"/>
          <w:pgSz w:w="11906" w:h="16838"/>
          <w:pgMar w:top="1440" w:right="1080" w:bottom="1440" w:left="1080" w:header="708" w:footer="708" w:gutter="0"/>
          <w:cols w:space="708"/>
          <w:docGrid w:linePitch="360"/>
        </w:sectPr>
      </w:pPr>
    </w:p>
    <w:p w14:paraId="64F0DAEC" w14:textId="7A9134BF" w:rsidR="008557D5" w:rsidRDefault="008557D5" w:rsidP="004D3256">
      <w:pPr>
        <w:pStyle w:val="ListParagraph"/>
        <w:numPr>
          <w:ilvl w:val="0"/>
          <w:numId w:val="20"/>
        </w:numPr>
        <w:spacing w:after="120"/>
        <w:ind w:left="357" w:hanging="357"/>
        <w:contextualSpacing w:val="0"/>
        <w:rPr>
          <w:ins w:id="482" w:author="Gallard, Brett (LNG-AUS)" w:date="2020-02-21T15:57:00Z"/>
        </w:rPr>
      </w:pPr>
      <w:ins w:id="483" w:author="Gallard, Brett (LNG-AUS)" w:date="2020-02-21T15:57:00Z">
        <w:r w:rsidRPr="00C55F3A">
          <w:rPr>
            <w:rFonts w:ascii="Lato" w:hAnsi="Lato"/>
          </w:rPr>
          <w:lastRenderedPageBreak/>
          <w:t>Create a new “Test” database, using data from one of your overnight backups</w:t>
        </w:r>
      </w:ins>
      <w:ins w:id="484" w:author="Gallard, Brett (LNG-AUS)" w:date="2020-02-21T15:59:00Z">
        <w:r w:rsidR="00C55F3A">
          <w:t xml:space="preserve">.  </w:t>
        </w:r>
      </w:ins>
    </w:p>
    <w:p w14:paraId="78D1F144" w14:textId="6EC32B16" w:rsidR="00C55F3A" w:rsidRDefault="008557D5" w:rsidP="00C55F3A">
      <w:pPr>
        <w:pStyle w:val="ListParagraph"/>
        <w:numPr>
          <w:ilvl w:val="0"/>
          <w:numId w:val="20"/>
        </w:numPr>
        <w:spacing w:after="120"/>
        <w:ind w:left="357" w:hanging="357"/>
        <w:contextualSpacing w:val="0"/>
        <w:rPr>
          <w:ins w:id="485" w:author="Gallard, Brett (LNG-AUS)" w:date="2020-02-21T15:59:00Z"/>
        </w:rPr>
      </w:pPr>
      <w:ins w:id="486" w:author="Gallard, Brett (LNG-AUS)" w:date="2020-02-21T15:57:00Z">
        <w:r w:rsidRPr="00C55F3A">
          <w:rPr>
            <w:rFonts w:ascii="Lato" w:hAnsi="Lato"/>
          </w:rPr>
          <w:lastRenderedPageBreak/>
          <w:t>Install the new Affinity update on the “Test” computer</w:t>
        </w:r>
      </w:ins>
      <w:ins w:id="487" w:author="Gallard, Brett (LNG-AUS)" w:date="2020-02-21T15:59:00Z">
        <w:r w:rsidR="00C55F3A" w:rsidRPr="00C55F3A">
          <w:rPr>
            <w:rFonts w:ascii="Lato" w:hAnsi="Lato"/>
          </w:rPr>
          <w:t>.</w:t>
        </w:r>
        <w:r w:rsidR="00C55F3A">
          <w:t xml:space="preserve">    </w:t>
        </w:r>
      </w:ins>
    </w:p>
    <w:p w14:paraId="5D08F09F" w14:textId="5054047E" w:rsidR="008557D5" w:rsidRDefault="008557D5" w:rsidP="00C55F3A">
      <w:pPr>
        <w:pStyle w:val="ListParagraph"/>
        <w:numPr>
          <w:ilvl w:val="0"/>
          <w:numId w:val="20"/>
        </w:numPr>
        <w:spacing w:after="120"/>
        <w:ind w:left="357" w:hanging="357"/>
        <w:contextualSpacing w:val="0"/>
        <w:rPr>
          <w:ins w:id="488" w:author="Gallard, Brett (LNG-AUS)" w:date="2020-02-21T15:57:00Z"/>
        </w:rPr>
      </w:pPr>
      <w:ins w:id="489" w:author="Gallard, Brett (LNG-AUS)" w:date="2020-02-21T15:57:00Z">
        <w:r w:rsidRPr="00C55F3A">
          <w:rPr>
            <w:rFonts w:ascii="Lato" w:hAnsi="Lato"/>
          </w:rPr>
          <w:lastRenderedPageBreak/>
          <w:t>Upgrade the database, to the new updated version.</w:t>
        </w:r>
      </w:ins>
      <w:ins w:id="490" w:author="Gallard, Brett (LNG-AUS)" w:date="2020-02-21T15:59:00Z">
        <w:r w:rsidR="00C55F3A" w:rsidRPr="00C55F3A">
          <w:rPr>
            <w:rFonts w:ascii="Lato" w:hAnsi="Lato"/>
          </w:rPr>
          <w:t xml:space="preserve"> </w:t>
        </w:r>
        <w:r w:rsidR="00C55F3A">
          <w:t xml:space="preserve">   </w:t>
        </w:r>
      </w:ins>
    </w:p>
    <w:p w14:paraId="5221A370" w14:textId="77777777" w:rsidR="004D3256" w:rsidRDefault="004D3256" w:rsidP="008557D5">
      <w:pPr>
        <w:rPr>
          <w:ins w:id="491" w:author="Gallard, Brett (LNG-AUS)" w:date="2020-02-21T15:59:00Z"/>
        </w:rPr>
        <w:sectPr w:rsidR="004D3256" w:rsidSect="004D3256">
          <w:type w:val="continuous"/>
          <w:pgSz w:w="11906" w:h="16838"/>
          <w:pgMar w:top="1440" w:right="1080" w:bottom="1440" w:left="1080" w:header="708" w:footer="708" w:gutter="0"/>
          <w:cols w:num="3" w:space="708"/>
          <w:docGrid w:linePitch="360"/>
        </w:sectPr>
      </w:pPr>
    </w:p>
    <w:p w14:paraId="369042FB" w14:textId="749A2986" w:rsidR="00D2308F" w:rsidRDefault="00D2308F" w:rsidP="008557D5">
      <w:pPr>
        <w:rPr>
          <w:ins w:id="492" w:author="Gallard, Brett (LNG-AUS)" w:date="2020-02-21T16:04:00Z"/>
        </w:rPr>
      </w:pPr>
    </w:p>
    <w:p w14:paraId="048297E6" w14:textId="6E0D22DC" w:rsidR="00800A09" w:rsidRDefault="00800A09" w:rsidP="008557D5">
      <w:pPr>
        <w:rPr>
          <w:ins w:id="493" w:author="Gallard, Brett (LNG-AUS)" w:date="2020-02-24T15:52:00Z"/>
        </w:rPr>
      </w:pPr>
    </w:p>
    <w:p w14:paraId="08FF56EC" w14:textId="0454ED20" w:rsidR="00AA35F1" w:rsidRDefault="00AA35F1" w:rsidP="008557D5">
      <w:pPr>
        <w:rPr>
          <w:ins w:id="494" w:author="Gallard, Brett (LNG-AUS)" w:date="2020-02-24T15:52:00Z"/>
        </w:rPr>
      </w:pPr>
    </w:p>
    <w:p w14:paraId="4919843F" w14:textId="77777777" w:rsidR="00AA35F1" w:rsidRDefault="00AA35F1" w:rsidP="008557D5">
      <w:pPr>
        <w:rPr>
          <w:ins w:id="495" w:author="Gallard, Brett (LNG-AUS)" w:date="2020-02-21T16:06:00Z"/>
        </w:rPr>
      </w:pPr>
    </w:p>
    <w:p w14:paraId="29DFF16B" w14:textId="77777777" w:rsidR="007D03FD" w:rsidRDefault="007D03FD" w:rsidP="008557D5">
      <w:pPr>
        <w:rPr>
          <w:ins w:id="496" w:author="Gallard, Brett (LNG-AUS)" w:date="2020-02-21T16:04:00Z"/>
        </w:rPr>
      </w:pPr>
    </w:p>
    <w:p w14:paraId="3B03FCEC" w14:textId="31EC27AB" w:rsidR="008557D5" w:rsidRPr="0045492F" w:rsidRDefault="008557D5" w:rsidP="008557D5">
      <w:pPr>
        <w:rPr>
          <w:ins w:id="497" w:author="Gallard, Brett (LNG-AUS)" w:date="2020-02-21T15:57:00Z"/>
          <w:color w:val="5B9BD5" w:themeColor="accent5"/>
          <w:sz w:val="28"/>
          <w:szCs w:val="32"/>
        </w:rPr>
      </w:pPr>
      <w:ins w:id="498" w:author="Gallard, Brett (LNG-AUS)" w:date="2020-02-21T15:57:00Z">
        <w:r w:rsidRPr="0045492F">
          <w:rPr>
            <w:color w:val="5B9BD5" w:themeColor="accent5"/>
            <w:sz w:val="28"/>
            <w:szCs w:val="32"/>
          </w:rPr>
          <w:t xml:space="preserve">We </w:t>
        </w:r>
      </w:ins>
      <w:ins w:id="499" w:author="Gallard, Brett (LNG-AUS)" w:date="2020-02-21T16:06:00Z">
        <w:r w:rsidR="002533E1" w:rsidRPr="0045492F">
          <w:rPr>
            <w:color w:val="5B9BD5" w:themeColor="accent5"/>
            <w:sz w:val="28"/>
            <w:szCs w:val="32"/>
          </w:rPr>
          <w:t xml:space="preserve">are </w:t>
        </w:r>
      </w:ins>
      <w:ins w:id="500" w:author="Gallard, Brett (LNG-AUS)" w:date="2020-02-21T15:57:00Z">
        <w:r w:rsidRPr="0045492F">
          <w:rPr>
            <w:color w:val="5B9BD5" w:themeColor="accent5"/>
            <w:sz w:val="28"/>
            <w:szCs w:val="32"/>
          </w:rPr>
          <w:t xml:space="preserve">happy to step you through this process as we go, to </w:t>
        </w:r>
      </w:ins>
      <w:ins w:id="501" w:author="Gallard, Brett (LNG-AUS)" w:date="2020-02-21T16:06:00Z">
        <w:r w:rsidR="007D03FD" w:rsidRPr="0045492F">
          <w:rPr>
            <w:color w:val="5B9BD5" w:themeColor="accent5"/>
            <w:sz w:val="28"/>
            <w:szCs w:val="32"/>
          </w:rPr>
          <w:t xml:space="preserve">give </w:t>
        </w:r>
      </w:ins>
      <w:ins w:id="502" w:author="Gallard, Brett (LNG-AUS)" w:date="2020-02-21T15:57:00Z">
        <w:r w:rsidRPr="0045492F">
          <w:rPr>
            <w:color w:val="5B9BD5" w:themeColor="accent5"/>
            <w:sz w:val="28"/>
            <w:szCs w:val="32"/>
          </w:rPr>
          <w:t>you the skills to perform any future “Test” upgrades in the future without our assistance.</w:t>
        </w:r>
      </w:ins>
    </w:p>
    <w:p w14:paraId="74AF8981" w14:textId="53479512" w:rsidR="00D2308F" w:rsidRDefault="00D2308F" w:rsidP="008557D5">
      <w:pPr>
        <w:rPr>
          <w:ins w:id="503" w:author="Gallard, Brett (LNG-AUS)" w:date="2020-02-21T15:57:00Z"/>
        </w:rPr>
      </w:pPr>
    </w:p>
    <w:p w14:paraId="38CBA6AE" w14:textId="0F75592B" w:rsidR="00EA4BFD" w:rsidRPr="00BC1CA6" w:rsidRDefault="008557D5" w:rsidP="008557D5">
      <w:pPr>
        <w:rPr>
          <w:ins w:id="504" w:author="Gallard, Brett (LNG-AUS)" w:date="2020-02-21T15:29:00Z"/>
          <w:color w:val="5B9BD5" w:themeColor="accent5"/>
          <w:sz w:val="28"/>
          <w:szCs w:val="32"/>
        </w:rPr>
      </w:pPr>
      <w:ins w:id="505" w:author="Gallard, Brett (LNG-AUS)" w:date="2020-02-21T15:57:00Z">
        <w:r w:rsidRPr="00BC1CA6">
          <w:rPr>
            <w:color w:val="5B9BD5" w:themeColor="accent5"/>
            <w:sz w:val="28"/>
            <w:szCs w:val="32"/>
          </w:rPr>
          <w:t xml:space="preserve">If this is something you would like to implement, please </w:t>
        </w:r>
        <w:r w:rsidRPr="00BC1CA6">
          <w:rPr>
            <w:rFonts w:ascii="Lato" w:hAnsi="Lato"/>
            <w:color w:val="5B9BD5" w:themeColor="accent5"/>
            <w:sz w:val="28"/>
            <w:szCs w:val="32"/>
          </w:rPr>
          <w:t>contact your Account Manager to arrange an Order Form</w:t>
        </w:r>
        <w:r w:rsidRPr="00BC1CA6">
          <w:rPr>
            <w:color w:val="5B9BD5" w:themeColor="accent5"/>
            <w:sz w:val="28"/>
            <w:szCs w:val="32"/>
          </w:rPr>
          <w:t>.</w:t>
        </w:r>
      </w:ins>
    </w:p>
    <w:p w14:paraId="5A0D3A76" w14:textId="395556DF" w:rsidR="00EA4BFD" w:rsidRDefault="00EA4BFD" w:rsidP="00777A7D">
      <w:pPr>
        <w:rPr>
          <w:ins w:id="506" w:author="Gallard, Brett (LNG-AUS)" w:date="2020-02-21T15:18:00Z"/>
        </w:rPr>
      </w:pPr>
    </w:p>
    <w:p w14:paraId="32886230" w14:textId="253BF744" w:rsidR="001E0B47" w:rsidDel="00551027" w:rsidRDefault="001E0B47" w:rsidP="00777A7D">
      <w:pPr>
        <w:rPr>
          <w:del w:id="507" w:author="Gallard, Brett (LNG-AUS)" w:date="2020-02-21T16:23:00Z"/>
        </w:rPr>
      </w:pPr>
    </w:p>
    <w:p w14:paraId="32DA4727" w14:textId="3A381A63" w:rsidR="00777A7D" w:rsidDel="00551027" w:rsidRDefault="0026688E" w:rsidP="00777A7D">
      <w:pPr>
        <w:rPr>
          <w:del w:id="508" w:author="Gallard, Brett (LNG-AUS)" w:date="2020-02-21T16:23:00Z"/>
        </w:rPr>
      </w:pPr>
      <w:del w:id="509" w:author="Gallard, Brett (LNG-AUS)" w:date="2020-02-21T16:23:00Z">
        <w:r w:rsidDel="00551027">
          <w:delText>I</w:delText>
        </w:r>
        <w:r w:rsidR="00777A7D" w:rsidDel="00551027">
          <w:delText xml:space="preserve">t is important </w:delText>
        </w:r>
        <w:r w:rsidR="00F54E19" w:rsidDel="00551027">
          <w:delText xml:space="preserve">to </w:delText>
        </w:r>
        <w:r w:rsidR="00777A7D" w:rsidDel="00551027">
          <w:delText xml:space="preserve">ensure that the pre-requisites </w:delText>
        </w:r>
        <w:r w:rsidDel="00551027">
          <w:delText xml:space="preserve">below </w:delText>
        </w:r>
        <w:r w:rsidR="00777A7D" w:rsidDel="00551027">
          <w:delText>are in place before proceeding with an upgrade</w:delText>
        </w:r>
        <w:r w:rsidR="00EC0700" w:rsidDel="00551027">
          <w:delText>.  O</w:delText>
        </w:r>
        <w:r w:rsidR="00777A7D" w:rsidDel="00551027">
          <w:delText xml:space="preserve">ur online Upgrade Request </w:delText>
        </w:r>
        <w:r w:rsidR="00EC0700" w:rsidDel="00551027">
          <w:delText>F</w:delText>
        </w:r>
        <w:r w:rsidR="00777A7D" w:rsidDel="00551027">
          <w:delText>orm provides a simple checklist to ensure that your firm is ready to upgrade</w:delText>
        </w:r>
        <w:r w:rsidR="00D62297" w:rsidDel="00551027">
          <w:delText xml:space="preserve">.  You </w:delText>
        </w:r>
        <w:r w:rsidR="007B3B69" w:rsidDel="00551027">
          <w:delText xml:space="preserve">can </w:delText>
        </w:r>
        <w:r w:rsidR="00D62297" w:rsidDel="00551027">
          <w:delText xml:space="preserve">find it </w:delText>
        </w:r>
        <w:r w:rsidR="00D62297" w:rsidRPr="00250C46" w:rsidDel="00551027">
          <w:delText xml:space="preserve">here - </w:delText>
        </w:r>
        <w:r w:rsidR="00250C46" w:rsidRPr="00250C46" w:rsidDel="00551027">
          <w:fldChar w:fldCharType="begin"/>
        </w:r>
        <w:r w:rsidR="00250C46" w:rsidRPr="00250C46" w:rsidDel="00551027">
          <w:delInstrText xml:space="preserve"> HYPERLINK "https://lexiscare.com.au/requestupgrade91/1" </w:delInstrText>
        </w:r>
        <w:r w:rsidR="00250C46" w:rsidRPr="00250C46" w:rsidDel="00551027">
          <w:fldChar w:fldCharType="separate"/>
        </w:r>
        <w:r w:rsidR="00250C46" w:rsidRPr="00250C46" w:rsidDel="00551027">
          <w:rPr>
            <w:rStyle w:val="Hyperlink"/>
          </w:rPr>
          <w:delText>https://lexiscare.com.au/requestupgrade91/1</w:delText>
        </w:r>
        <w:r w:rsidR="00250C46" w:rsidRPr="00250C46" w:rsidDel="00551027">
          <w:fldChar w:fldCharType="end"/>
        </w:r>
        <w:r w:rsidR="00454317" w:rsidDel="00551027">
          <w:delText xml:space="preserve">. </w:delText>
        </w:r>
      </w:del>
    </w:p>
    <w:p w14:paraId="6BD328D8" w14:textId="1559142B" w:rsidR="00777A7D" w:rsidDel="00551027" w:rsidRDefault="00777A7D" w:rsidP="00777A7D">
      <w:pPr>
        <w:rPr>
          <w:del w:id="510" w:author="Gallard, Brett (LNG-AUS)" w:date="2020-02-21T16:23:00Z"/>
        </w:rPr>
      </w:pPr>
    </w:p>
    <w:p w14:paraId="7AE86C72" w14:textId="6503F7BE" w:rsidR="00777A7D" w:rsidDel="00551027" w:rsidRDefault="00777A7D" w:rsidP="00777A7D">
      <w:pPr>
        <w:rPr>
          <w:del w:id="511" w:author="Gallard, Brett (LNG-AUS)" w:date="2020-02-21T16:23:00Z"/>
        </w:rPr>
      </w:pPr>
      <w:del w:id="512" w:author="Gallard, Brett (LNG-AUS)" w:date="2020-02-21T16:23:00Z">
        <w:r w:rsidDel="00551027">
          <w:delText xml:space="preserve">You will need to </w:delText>
        </w:r>
        <w:r w:rsidR="00FD363F" w:rsidDel="00551027">
          <w:delText>engage</w:delText>
        </w:r>
        <w:r w:rsidDel="00551027">
          <w:delText xml:space="preserve"> your IT Manager or external IT provider to confirm that your system meets the requirements, as set out in:</w:delText>
        </w:r>
      </w:del>
    </w:p>
    <w:p w14:paraId="6228E7AC" w14:textId="64441940" w:rsidR="000931A6" w:rsidDel="00551027" w:rsidRDefault="000931A6" w:rsidP="00777A7D">
      <w:pPr>
        <w:rPr>
          <w:del w:id="513" w:author="Gallard, Brett (LNG-AUS)" w:date="2020-02-21T16:23:00Z"/>
        </w:rPr>
      </w:pPr>
    </w:p>
    <w:p w14:paraId="5F1B8882" w14:textId="2389954D" w:rsidR="003A3B95" w:rsidDel="00551027" w:rsidRDefault="003A3B95" w:rsidP="00777A7D">
      <w:pPr>
        <w:rPr>
          <w:del w:id="514" w:author="Gallard, Brett (LNG-AUS)" w:date="2020-02-21T16:23:00Z"/>
        </w:rPr>
        <w:sectPr w:rsidR="003A3B95" w:rsidDel="00551027" w:rsidSect="000931A6">
          <w:type w:val="continuous"/>
          <w:pgSz w:w="11906" w:h="16838"/>
          <w:pgMar w:top="1440" w:right="1080" w:bottom="1440" w:left="1080" w:header="708" w:footer="708" w:gutter="0"/>
          <w:cols w:space="708"/>
          <w:docGrid w:linePitch="360"/>
        </w:sectPr>
      </w:pPr>
    </w:p>
    <w:p w14:paraId="25D066F0" w14:textId="3078D062" w:rsidR="000016E4" w:rsidDel="00551027" w:rsidRDefault="000931A6" w:rsidP="000016E4">
      <w:pPr>
        <w:pStyle w:val="ListParagraph"/>
        <w:numPr>
          <w:ilvl w:val="0"/>
          <w:numId w:val="7"/>
        </w:numPr>
        <w:rPr>
          <w:del w:id="515" w:author="Gallard, Brett (LNG-AUS)" w:date="2020-02-21T16:23:00Z"/>
        </w:rPr>
      </w:pPr>
      <w:del w:id="516" w:author="Gallard, Brett (LNG-AUS)" w:date="2020-02-21T16:23:00Z">
        <w:r w:rsidRPr="000931A6" w:rsidDel="00551027">
          <w:rPr>
            <w:rFonts w:ascii="Lato Medium" w:hAnsi="Lato Medium"/>
          </w:rPr>
          <w:delText>Operating System Configuration Requirements (OSCR)</w:delText>
        </w:r>
        <w:r w:rsidRPr="000931A6" w:rsidDel="00551027">
          <w:rPr>
            <w:rFonts w:ascii="Lato Medium" w:hAnsi="Lato Medium"/>
          </w:rPr>
          <w:br/>
        </w:r>
        <w:r w:rsidDel="00551027">
          <w:delText>This sets out the minimum technical specifications and requirements for operation of Lexis Affinity.</w:delText>
        </w:r>
      </w:del>
    </w:p>
    <w:p w14:paraId="69C75541" w14:textId="0CFBFD48" w:rsidR="000931A6" w:rsidDel="00551027" w:rsidRDefault="00FD363F" w:rsidP="000931A6">
      <w:pPr>
        <w:pStyle w:val="ListParagraph"/>
        <w:numPr>
          <w:ilvl w:val="0"/>
          <w:numId w:val="7"/>
        </w:numPr>
        <w:rPr>
          <w:del w:id="517" w:author="Gallard, Brett (LNG-AUS)" w:date="2020-02-21T16:23:00Z"/>
        </w:rPr>
      </w:pPr>
      <w:del w:id="518" w:author="Gallard, Brett (LNG-AUS)" w:date="2020-02-21T16:23:00Z">
        <w:r w:rsidDel="00551027">
          <w:rPr>
            <w:rFonts w:ascii="Lato Medium" w:hAnsi="Lato Medium"/>
          </w:rPr>
          <w:br w:type="column"/>
        </w:r>
        <w:r w:rsidR="000931A6" w:rsidRPr="000931A6" w:rsidDel="00551027">
          <w:rPr>
            <w:rFonts w:ascii="Lato Medium" w:hAnsi="Lato Medium"/>
          </w:rPr>
          <w:delText>Release Compatibility Statement (RCS)</w:delText>
        </w:r>
        <w:r w:rsidR="000931A6" w:rsidRPr="000931A6" w:rsidDel="00551027">
          <w:rPr>
            <w:rFonts w:ascii="Lato Medium" w:hAnsi="Lato Medium"/>
          </w:rPr>
          <w:br/>
        </w:r>
        <w:r w:rsidR="000931A6" w:rsidDel="00551027">
          <w:delText>Details the versions of third-party software approved for use with the current release of Lexis Affinity.</w:delText>
        </w:r>
      </w:del>
    </w:p>
    <w:p w14:paraId="6563863A" w14:textId="70CF83F4" w:rsidR="00EB3218" w:rsidDel="00551027" w:rsidRDefault="00FD363F" w:rsidP="000931A6">
      <w:pPr>
        <w:pStyle w:val="ListParagraph"/>
        <w:numPr>
          <w:ilvl w:val="0"/>
          <w:numId w:val="7"/>
        </w:numPr>
        <w:rPr>
          <w:del w:id="519" w:author="Gallard, Brett (LNG-AUS)" w:date="2020-02-21T16:23:00Z"/>
        </w:rPr>
      </w:pPr>
      <w:del w:id="520" w:author="Gallard, Brett (LNG-AUS)" w:date="2020-02-21T16:23:00Z">
        <w:r w:rsidDel="00551027">
          <w:rPr>
            <w:rFonts w:ascii="Lato Medium" w:hAnsi="Lato Medium"/>
          </w:rPr>
          <w:br w:type="column"/>
        </w:r>
        <w:r w:rsidR="000931A6" w:rsidRPr="000931A6" w:rsidDel="00551027">
          <w:rPr>
            <w:rFonts w:ascii="Lato Medium" w:hAnsi="Lato Medium"/>
          </w:rPr>
          <w:delText>Release Notes</w:delText>
        </w:r>
        <w:r w:rsidR="000931A6" w:rsidRPr="000931A6" w:rsidDel="00551027">
          <w:rPr>
            <w:rFonts w:ascii="Lato Medium" w:hAnsi="Lato Medium"/>
          </w:rPr>
          <w:br/>
        </w:r>
        <w:r w:rsidR="000931A6" w:rsidDel="00551027">
          <w:delText>Details the software changes and improvements in the latest release of Lexis Affinity.</w:delText>
        </w:r>
      </w:del>
    </w:p>
    <w:p w14:paraId="146A9878" w14:textId="64060EE4" w:rsidR="000016E4" w:rsidDel="00551027" w:rsidRDefault="000016E4" w:rsidP="000931A6">
      <w:pPr>
        <w:rPr>
          <w:del w:id="521" w:author="Gallard, Brett (LNG-AUS)" w:date="2020-02-21T16:23:00Z"/>
        </w:rPr>
        <w:sectPr w:rsidR="000016E4" w:rsidDel="00551027" w:rsidSect="00D62297">
          <w:type w:val="continuous"/>
          <w:pgSz w:w="11906" w:h="16838"/>
          <w:pgMar w:top="1440" w:right="1080" w:bottom="1440" w:left="1080" w:header="708" w:footer="708" w:gutter="0"/>
          <w:cols w:num="3" w:space="284"/>
          <w:docGrid w:linePitch="360"/>
        </w:sectPr>
      </w:pPr>
    </w:p>
    <w:p w14:paraId="4993BEE7" w14:textId="5776265B" w:rsidR="000931A6" w:rsidDel="00551027" w:rsidRDefault="000931A6" w:rsidP="000931A6">
      <w:pPr>
        <w:rPr>
          <w:del w:id="522" w:author="Gallard, Brett (LNG-AUS)" w:date="2020-02-21T16:23:00Z"/>
        </w:rPr>
      </w:pPr>
    </w:p>
    <w:p w14:paraId="3A91A56D" w14:textId="6AAA4F9E" w:rsidR="003A3B95" w:rsidRPr="000931A6" w:rsidDel="00551027" w:rsidRDefault="003A3B95" w:rsidP="000931A6">
      <w:pPr>
        <w:rPr>
          <w:del w:id="523" w:author="Gallard, Brett (LNG-AUS)" w:date="2020-02-21T16:23:00Z"/>
        </w:rPr>
        <w:sectPr w:rsidR="003A3B95" w:rsidRPr="000931A6" w:rsidDel="00551027" w:rsidSect="000931A6">
          <w:type w:val="continuous"/>
          <w:pgSz w:w="11906" w:h="16838"/>
          <w:pgMar w:top="1440" w:right="1080" w:bottom="1440" w:left="1080" w:header="708" w:footer="708" w:gutter="0"/>
          <w:cols w:space="708"/>
          <w:docGrid w:linePitch="360"/>
        </w:sectPr>
      </w:pPr>
    </w:p>
    <w:p w14:paraId="6F3EED79" w14:textId="0050A3AA" w:rsidR="00AE2E75" w:rsidDel="00551027" w:rsidRDefault="00777A7D" w:rsidP="00777A7D">
      <w:pPr>
        <w:rPr>
          <w:del w:id="524" w:author="Gallard, Brett (LNG-AUS)" w:date="2020-02-21T16:23:00Z"/>
          <w:rFonts w:ascii="Lato Medium" w:hAnsi="Lato Medium"/>
        </w:rPr>
      </w:pPr>
      <w:del w:id="525" w:author="Gallard, Brett (LNG-AUS)" w:date="2020-02-21T16:23:00Z">
        <w:r w:rsidRPr="004C398D" w:rsidDel="00551027">
          <w:rPr>
            <w:rFonts w:ascii="Lato Medium" w:hAnsi="Lato Medium"/>
          </w:rPr>
          <w:delText>These documents are available to download via the Upgrade Request form and can also be found in the Lexis Care Service Centre</w:delText>
        </w:r>
        <w:r w:rsidR="00BB43E7" w:rsidDel="00551027">
          <w:rPr>
            <w:rFonts w:ascii="Lato Medium" w:hAnsi="Lato Medium"/>
          </w:rPr>
          <w:delText xml:space="preserve"> </w:delText>
        </w:r>
        <w:r w:rsidR="00DC671B" w:rsidDel="00551027">
          <w:rPr>
            <w:rFonts w:ascii="Lato Medium" w:hAnsi="Lato Medium"/>
          </w:rPr>
          <w:fldChar w:fldCharType="begin"/>
        </w:r>
        <w:r w:rsidR="00DC671B" w:rsidDel="00551027">
          <w:rPr>
            <w:rFonts w:ascii="Lato Medium" w:hAnsi="Lato Medium"/>
          </w:rPr>
          <w:delInstrText xml:space="preserve"> HYPERLINK "</w:delInstrText>
        </w:r>
        <w:r w:rsidR="00DC671B" w:rsidRPr="00BB43E7" w:rsidDel="00551027">
          <w:rPr>
            <w:rFonts w:ascii="Lato Medium" w:hAnsi="Lato Medium"/>
          </w:rPr>
          <w:delInstrText>https://lexiscare.com.au/kba/9327</w:delInstrText>
        </w:r>
        <w:r w:rsidR="00DC671B" w:rsidDel="00551027">
          <w:rPr>
            <w:rFonts w:ascii="Lato Medium" w:hAnsi="Lato Medium"/>
          </w:rPr>
          <w:delInstrText xml:space="preserve">" </w:delInstrText>
        </w:r>
        <w:r w:rsidR="00DC671B" w:rsidDel="00551027">
          <w:rPr>
            <w:rFonts w:ascii="Lato Medium" w:hAnsi="Lato Medium"/>
          </w:rPr>
          <w:fldChar w:fldCharType="separate"/>
        </w:r>
        <w:r w:rsidR="00DC671B" w:rsidRPr="00875901" w:rsidDel="00551027">
          <w:rPr>
            <w:rStyle w:val="Hyperlink"/>
            <w:rFonts w:ascii="Lato Medium" w:hAnsi="Lato Medium"/>
          </w:rPr>
          <w:delText>https://lexiscare.com.au/kba/9327</w:delText>
        </w:r>
        <w:r w:rsidR="00DC671B" w:rsidDel="00551027">
          <w:rPr>
            <w:rFonts w:ascii="Lato Medium" w:hAnsi="Lato Medium"/>
          </w:rPr>
          <w:fldChar w:fldCharType="end"/>
        </w:r>
        <w:r w:rsidR="00DC671B" w:rsidDel="00551027">
          <w:rPr>
            <w:rFonts w:ascii="Lato Medium" w:hAnsi="Lato Medium"/>
          </w:rPr>
          <w:delText>.</w:delText>
        </w:r>
        <w:r w:rsidR="00D62297" w:rsidDel="00551027">
          <w:rPr>
            <w:rFonts w:ascii="Lato Medium" w:hAnsi="Lato Medium"/>
          </w:rPr>
          <w:br/>
        </w:r>
      </w:del>
    </w:p>
    <w:p w14:paraId="6782DEC2" w14:textId="30A351CD" w:rsidR="00D62297" w:rsidRPr="004C398D" w:rsidDel="00551027" w:rsidRDefault="00D62297" w:rsidP="00777A7D">
      <w:pPr>
        <w:rPr>
          <w:del w:id="526" w:author="Gallard, Brett (LNG-AUS)" w:date="2020-02-21T16:23:00Z"/>
          <w:rFonts w:ascii="Lato Medium" w:hAnsi="Lato Medium"/>
        </w:rPr>
      </w:pPr>
    </w:p>
    <w:p w14:paraId="6AF763AF" w14:textId="28E7ED48" w:rsidR="00840BFC" w:rsidRPr="005026B5" w:rsidDel="00551027" w:rsidRDefault="001A526A" w:rsidP="00F66B72">
      <w:pPr>
        <w:pStyle w:val="Heading1"/>
        <w:rPr>
          <w:del w:id="527" w:author="Gallard, Brett (LNG-AUS)" w:date="2020-02-21T16:23:00Z"/>
        </w:rPr>
      </w:pPr>
      <w:del w:id="528" w:author="Gallard, Brett (LNG-AUS)" w:date="2020-02-21T16:23:00Z">
        <w:r w:rsidRPr="005026B5" w:rsidDel="00551027">
          <w:delText>What’s new in Lexis Affinity™ 9.1</w:delText>
        </w:r>
      </w:del>
    </w:p>
    <w:p w14:paraId="11CEB17A" w14:textId="6486B98C" w:rsidR="001A526A" w:rsidDel="00551027" w:rsidRDefault="001A526A" w:rsidP="003321C1">
      <w:pPr>
        <w:rPr>
          <w:del w:id="529" w:author="Gallard, Brett (LNG-AUS)" w:date="2020-02-21T16:23:00Z"/>
        </w:rPr>
      </w:pPr>
    </w:p>
    <w:p w14:paraId="4BA1821C" w14:textId="06FF4CDD" w:rsidR="00795D2D" w:rsidDel="00551027" w:rsidRDefault="007C7204" w:rsidP="00795D2D">
      <w:pPr>
        <w:rPr>
          <w:del w:id="530" w:author="Gallard, Brett (LNG-AUS)" w:date="2020-02-21T16:23:00Z"/>
        </w:rPr>
      </w:pPr>
      <w:del w:id="531" w:author="Gallard, Brett (LNG-AUS)" w:date="2020-02-21T16:23:00Z">
        <w:r w:rsidDel="00551027">
          <w:delText xml:space="preserve">Lexis Affinity™ </w:delText>
        </w:r>
        <w:r w:rsidR="00795D2D" w:rsidDel="00551027">
          <w:delText xml:space="preserve">9.1 includes a range of </w:delText>
        </w:r>
        <w:r w:rsidR="00930841" w:rsidDel="00551027">
          <w:delText xml:space="preserve">great new features and </w:delText>
        </w:r>
        <w:r w:rsidR="00795D2D" w:rsidDel="00551027">
          <w:delText xml:space="preserve">general usability improvements </w:delText>
        </w:r>
        <w:r w:rsidR="001F34AE" w:rsidDel="00551027">
          <w:delText>including</w:delText>
        </w:r>
        <w:r w:rsidR="00795D2D" w:rsidDel="00551027">
          <w:delText>:</w:delText>
        </w:r>
      </w:del>
    </w:p>
    <w:p w14:paraId="2D545EA4" w14:textId="0B347E19" w:rsidR="00CE2EE0" w:rsidDel="00551027" w:rsidRDefault="00CE2EE0" w:rsidP="00795D2D">
      <w:pPr>
        <w:rPr>
          <w:del w:id="532" w:author="Gallard, Brett (LNG-AUS)" w:date="2020-02-21T16:23:00Z"/>
        </w:rPr>
      </w:pPr>
    </w:p>
    <w:p w14:paraId="62B197A3" w14:textId="77D64751" w:rsidR="001A78B2" w:rsidDel="00551027" w:rsidRDefault="001A78B2" w:rsidP="00A168E6">
      <w:pPr>
        <w:rPr>
          <w:del w:id="533" w:author="Gallard, Brett (LNG-AUS)" w:date="2020-02-21T16:23:00Z"/>
          <w:rFonts w:ascii="Lato Medium" w:hAnsi="Lato Medium"/>
        </w:rPr>
        <w:sectPr w:rsidR="001A78B2" w:rsidDel="00551027" w:rsidSect="00C46302">
          <w:type w:val="continuous"/>
          <w:pgSz w:w="11906" w:h="16838"/>
          <w:pgMar w:top="1440" w:right="1080" w:bottom="1440" w:left="1080" w:header="708" w:footer="708" w:gutter="0"/>
          <w:cols w:space="284"/>
          <w:docGrid w:linePitch="360"/>
        </w:sectPr>
      </w:pPr>
    </w:p>
    <w:p w14:paraId="4CF49397" w14:textId="08B06BEE" w:rsidR="00CE2EE0" w:rsidRPr="00CE2EE0" w:rsidDel="00551027" w:rsidRDefault="00CE2EE0" w:rsidP="00B874E8">
      <w:pPr>
        <w:spacing w:after="120"/>
        <w:rPr>
          <w:del w:id="534" w:author="Gallard, Brett (LNG-AUS)" w:date="2020-02-21T16:23:00Z"/>
          <w:rFonts w:ascii="Lato Medium" w:hAnsi="Lato Medium"/>
        </w:rPr>
      </w:pPr>
      <w:del w:id="535" w:author="Gallard, Brett (LNG-AUS)" w:date="2020-02-21T16:23:00Z">
        <w:r w:rsidRPr="00CE2EE0" w:rsidDel="00551027">
          <w:rPr>
            <w:rFonts w:ascii="Lato Medium" w:hAnsi="Lato Medium"/>
          </w:rPr>
          <w:delText>New and Improved</w:delText>
        </w:r>
        <w:r w:rsidDel="00551027">
          <w:rPr>
            <w:rFonts w:ascii="Lato Medium" w:hAnsi="Lato Medium"/>
          </w:rPr>
          <w:delText xml:space="preserve"> </w:delText>
        </w:r>
        <w:r w:rsidR="00B874E8" w:rsidDel="00551027">
          <w:rPr>
            <w:rFonts w:ascii="Lato Medium" w:hAnsi="Lato Medium"/>
          </w:rPr>
          <w:br/>
        </w:r>
        <w:r w:rsidRPr="00CE2EE0" w:rsidDel="00551027">
          <w:rPr>
            <w:rFonts w:ascii="Lato Medium" w:hAnsi="Lato Medium"/>
          </w:rPr>
          <w:delText>Integrations</w:delText>
        </w:r>
      </w:del>
    </w:p>
    <w:p w14:paraId="5DCED3FB" w14:textId="40FF4449" w:rsidR="00CE2EE0" w:rsidDel="00551027" w:rsidRDefault="00CE2EE0" w:rsidP="00B874E8">
      <w:pPr>
        <w:pStyle w:val="ListParagraph"/>
        <w:numPr>
          <w:ilvl w:val="0"/>
          <w:numId w:val="12"/>
        </w:numPr>
        <w:spacing w:after="60"/>
        <w:ind w:left="170" w:hanging="170"/>
        <w:contextualSpacing w:val="0"/>
        <w:rPr>
          <w:del w:id="536" w:author="Gallard, Brett (LNG-AUS)" w:date="2020-02-21T16:23:00Z"/>
        </w:rPr>
      </w:pPr>
      <w:del w:id="537" w:author="Gallard, Brett (LNG-AUS)" w:date="2020-02-21T16:23:00Z">
        <w:r w:rsidDel="00551027">
          <w:delText>Seamless integration with FeeSynergy, enabling best practice debtor management.  Streamline your debt collection process and provide your debtors with convenient payment options.</w:delText>
        </w:r>
      </w:del>
    </w:p>
    <w:p w14:paraId="62A73300" w14:textId="5A62FF58" w:rsidR="00CE2EE0" w:rsidDel="00551027" w:rsidRDefault="00350397" w:rsidP="00B874E8">
      <w:pPr>
        <w:pStyle w:val="ListParagraph"/>
        <w:numPr>
          <w:ilvl w:val="0"/>
          <w:numId w:val="12"/>
        </w:numPr>
        <w:spacing w:after="60"/>
        <w:ind w:left="170" w:hanging="170"/>
        <w:contextualSpacing w:val="0"/>
        <w:rPr>
          <w:del w:id="538" w:author="Gallard, Brett (LNG-AUS)" w:date="2020-02-21T16:23:00Z"/>
        </w:rPr>
      </w:pPr>
      <w:del w:id="539" w:author="Gallard, Brett (LNG-AUS)" w:date="2020-02-21T16:23:00Z">
        <w:r w:rsidDel="00551027">
          <w:delText>Performance i</w:delText>
        </w:r>
        <w:r w:rsidR="00CE2EE0" w:rsidDel="00551027">
          <w:delText xml:space="preserve">mprovements to </w:delText>
        </w:r>
        <w:r w:rsidR="00CA76A8" w:rsidDel="00551027">
          <w:delText xml:space="preserve">our InfoTrack </w:delText>
        </w:r>
        <w:r w:rsidR="00CE2EE0" w:rsidDel="00551027">
          <w:delText>integration</w:delText>
        </w:r>
        <w:r w:rsidR="00790816" w:rsidDel="00551027">
          <w:delText>, enhancing stability and resiliency.</w:delText>
        </w:r>
      </w:del>
    </w:p>
    <w:p w14:paraId="435C79A4" w14:textId="633157AC" w:rsidR="00CE2EE0" w:rsidDel="00551027" w:rsidRDefault="00CE2EE0" w:rsidP="00B874E8">
      <w:pPr>
        <w:pStyle w:val="ListParagraph"/>
        <w:numPr>
          <w:ilvl w:val="0"/>
          <w:numId w:val="12"/>
        </w:numPr>
        <w:spacing w:after="60"/>
        <w:ind w:left="170" w:hanging="170"/>
        <w:contextualSpacing w:val="0"/>
        <w:rPr>
          <w:del w:id="540" w:author="Gallard, Brett (LNG-AUS)" w:date="2020-02-21T16:23:00Z"/>
        </w:rPr>
      </w:pPr>
      <w:del w:id="541" w:author="Gallard, Brett (LNG-AUS)" w:date="2020-02-21T16:23:00Z">
        <w:r w:rsidDel="00551027">
          <w:delText xml:space="preserve">Upcoming integration with Fileman enabling you to easily manage the storage of files including the insertion and retrieval of documents, plus the destruction of closed files. </w:delText>
        </w:r>
      </w:del>
    </w:p>
    <w:p w14:paraId="4DB35EF8" w14:textId="6CF36426" w:rsidR="00CE2EE0" w:rsidDel="00551027" w:rsidRDefault="00CE2EE0" w:rsidP="00A168E6">
      <w:pPr>
        <w:rPr>
          <w:del w:id="542" w:author="Gallard, Brett (LNG-AUS)" w:date="2020-02-21T16:23:00Z"/>
        </w:rPr>
      </w:pPr>
      <w:del w:id="543" w:author="Gallard, Brett (LNG-AUS)" w:date="2020-02-21T16:23:00Z">
        <w:r w:rsidDel="00551027">
          <w:delText xml:space="preserve"> </w:delText>
        </w:r>
      </w:del>
    </w:p>
    <w:p w14:paraId="754F3A7D" w14:textId="0D65747F" w:rsidR="00CE2EE0" w:rsidRPr="00CE2EE0" w:rsidDel="00551027" w:rsidRDefault="001A78B2" w:rsidP="00B874E8">
      <w:pPr>
        <w:spacing w:after="120"/>
        <w:rPr>
          <w:del w:id="544" w:author="Gallard, Brett (LNG-AUS)" w:date="2020-02-21T16:23:00Z"/>
          <w:rFonts w:ascii="Lato Medium" w:hAnsi="Lato Medium"/>
        </w:rPr>
      </w:pPr>
      <w:del w:id="545" w:author="Gallard, Brett (LNG-AUS)" w:date="2020-02-21T16:23:00Z">
        <w:r w:rsidDel="00551027">
          <w:rPr>
            <w:rFonts w:ascii="Lato Medium" w:hAnsi="Lato Medium"/>
          </w:rPr>
          <w:br w:type="column"/>
        </w:r>
        <w:r w:rsidR="00CE2EE0" w:rsidRPr="00CE2EE0" w:rsidDel="00551027">
          <w:rPr>
            <w:rFonts w:ascii="Lato Medium" w:hAnsi="Lato Medium"/>
          </w:rPr>
          <w:delText>Customer Experience Improvements</w:delText>
        </w:r>
      </w:del>
    </w:p>
    <w:p w14:paraId="7B83CAE9" w14:textId="362C56B8" w:rsidR="00CE2EE0" w:rsidDel="00551027" w:rsidRDefault="00CE2EE0" w:rsidP="00B874E8">
      <w:pPr>
        <w:pStyle w:val="ListParagraph"/>
        <w:numPr>
          <w:ilvl w:val="0"/>
          <w:numId w:val="12"/>
        </w:numPr>
        <w:spacing w:after="60"/>
        <w:ind w:left="170" w:hanging="170"/>
        <w:contextualSpacing w:val="0"/>
        <w:rPr>
          <w:del w:id="546" w:author="Gallard, Brett (LNG-AUS)" w:date="2020-02-21T16:23:00Z"/>
        </w:rPr>
      </w:pPr>
      <w:del w:id="547" w:author="Gallard, Brett (LNG-AUS)" w:date="2020-02-21T16:23:00Z">
        <w:r w:rsidDel="00551027">
          <w:delText>Affinity Document Management Subfolders and custom folder colours will be available, enabling you save time and effort when filing and categorising documents.</w:delText>
        </w:r>
      </w:del>
    </w:p>
    <w:p w14:paraId="0A0C5671" w14:textId="64D5E825" w:rsidR="00CE2EE0" w:rsidDel="00551027" w:rsidRDefault="00CE2EE0" w:rsidP="00B874E8">
      <w:pPr>
        <w:pStyle w:val="ListParagraph"/>
        <w:numPr>
          <w:ilvl w:val="0"/>
          <w:numId w:val="12"/>
        </w:numPr>
        <w:spacing w:after="60"/>
        <w:ind w:left="170" w:hanging="170"/>
        <w:contextualSpacing w:val="0"/>
        <w:rPr>
          <w:del w:id="548" w:author="Gallard, Brett (LNG-AUS)" w:date="2020-02-21T16:23:00Z"/>
        </w:rPr>
      </w:pPr>
      <w:del w:id="549" w:author="Gallard, Brett (LNG-AUS)" w:date="2020-02-21T16:23:00Z">
        <w:r w:rsidDel="00551027">
          <w:delText>Document Preview has been extended to Precedents and Document Bundling.</w:delText>
        </w:r>
      </w:del>
    </w:p>
    <w:p w14:paraId="165CE207" w14:textId="354FC336" w:rsidR="00CE2EE0" w:rsidDel="00551027" w:rsidRDefault="00CE2EE0" w:rsidP="00B874E8">
      <w:pPr>
        <w:pStyle w:val="ListParagraph"/>
        <w:numPr>
          <w:ilvl w:val="0"/>
          <w:numId w:val="12"/>
        </w:numPr>
        <w:spacing w:after="60"/>
        <w:ind w:left="170" w:hanging="170"/>
        <w:contextualSpacing w:val="0"/>
        <w:rPr>
          <w:del w:id="550" w:author="Gallard, Brett (LNG-AUS)" w:date="2020-02-21T16:23:00Z"/>
        </w:rPr>
      </w:pPr>
      <w:del w:id="551" w:author="Gallard, Brett (LNG-AUS)" w:date="2020-02-21T16:23:00Z">
        <w:r w:rsidDel="00551027">
          <w:delText>Document Bundling will automatically include any relevant email attachments as separate bundle documents</w:delText>
        </w:r>
        <w:r w:rsidR="00B874E8" w:rsidDel="00551027">
          <w:delText>.</w:delText>
        </w:r>
      </w:del>
    </w:p>
    <w:p w14:paraId="0457EA22" w14:textId="5263713D" w:rsidR="00CE2EE0" w:rsidDel="00551027" w:rsidRDefault="00CE2EE0" w:rsidP="00B874E8">
      <w:pPr>
        <w:pStyle w:val="ListParagraph"/>
        <w:numPr>
          <w:ilvl w:val="0"/>
          <w:numId w:val="12"/>
        </w:numPr>
        <w:spacing w:after="60"/>
        <w:ind w:left="170" w:hanging="170"/>
        <w:contextualSpacing w:val="0"/>
        <w:rPr>
          <w:del w:id="552" w:author="Gallard, Brett (LNG-AUS)" w:date="2020-02-21T16:23:00Z"/>
        </w:rPr>
      </w:pPr>
      <w:del w:id="553" w:author="Gallard, Brett (LNG-AUS)" w:date="2020-02-21T16:23:00Z">
        <w:r w:rsidDel="00551027">
          <w:delText>Send Remittance Advices by email to non-creditor payees</w:delText>
        </w:r>
        <w:r w:rsidR="00B874E8" w:rsidDel="00551027">
          <w:delText>.</w:delText>
        </w:r>
      </w:del>
    </w:p>
    <w:p w14:paraId="3BBDC7AF" w14:textId="74CDD069" w:rsidR="00CE2EE0" w:rsidDel="00551027" w:rsidRDefault="00CE2EE0" w:rsidP="00B874E8">
      <w:pPr>
        <w:pStyle w:val="ListParagraph"/>
        <w:numPr>
          <w:ilvl w:val="0"/>
          <w:numId w:val="12"/>
        </w:numPr>
        <w:spacing w:after="60"/>
        <w:ind w:left="170" w:hanging="170"/>
        <w:contextualSpacing w:val="0"/>
        <w:rPr>
          <w:del w:id="554" w:author="Gallard, Brett (LNG-AUS)" w:date="2020-02-21T16:23:00Z"/>
        </w:rPr>
      </w:pPr>
      <w:del w:id="555" w:author="Gallard, Brett (LNG-AUS)" w:date="2020-02-21T16:23:00Z">
        <w:r w:rsidDel="00551027">
          <w:delText>Stage 1 of Enhanced Security allowing Administrators to set Password Policies</w:delText>
        </w:r>
        <w:r w:rsidR="00B874E8" w:rsidDel="00551027">
          <w:delText>.</w:delText>
        </w:r>
      </w:del>
    </w:p>
    <w:p w14:paraId="7AA25A4A" w14:textId="1EE66918" w:rsidR="00CE2EE0" w:rsidDel="00551027" w:rsidRDefault="00CE2EE0" w:rsidP="00B874E8">
      <w:pPr>
        <w:pStyle w:val="ListParagraph"/>
        <w:numPr>
          <w:ilvl w:val="0"/>
          <w:numId w:val="12"/>
        </w:numPr>
        <w:spacing w:after="60"/>
        <w:ind w:left="170" w:hanging="170"/>
        <w:contextualSpacing w:val="0"/>
        <w:rPr>
          <w:del w:id="556" w:author="Gallard, Brett (LNG-AUS)" w:date="2020-02-21T16:23:00Z"/>
        </w:rPr>
      </w:pPr>
      <w:del w:id="557" w:author="Gallard, Brett (LNG-AUS)" w:date="2020-02-21T16:23:00Z">
        <w:r w:rsidDel="00551027">
          <w:delText>Improved Creditor filtering</w:delText>
        </w:r>
        <w:r w:rsidR="00B874E8" w:rsidDel="00551027">
          <w:delText>.</w:delText>
        </w:r>
      </w:del>
    </w:p>
    <w:p w14:paraId="416EC14B" w14:textId="0552313E" w:rsidR="00CE2EE0" w:rsidDel="00551027" w:rsidRDefault="00CE2EE0" w:rsidP="00B874E8">
      <w:pPr>
        <w:pStyle w:val="ListParagraph"/>
        <w:numPr>
          <w:ilvl w:val="0"/>
          <w:numId w:val="12"/>
        </w:numPr>
        <w:spacing w:after="60"/>
        <w:ind w:left="170" w:hanging="170"/>
        <w:contextualSpacing w:val="0"/>
        <w:rPr>
          <w:del w:id="558" w:author="Gallard, Brett (LNG-AUS)" w:date="2020-02-21T16:23:00Z"/>
        </w:rPr>
      </w:pPr>
      <w:del w:id="559" w:author="Gallard, Brett (LNG-AUS)" w:date="2020-02-21T16:23:00Z">
        <w:r w:rsidDel="00551027">
          <w:delText>Ability to move your Safe Custody packet items between different packets for the same client</w:delText>
        </w:r>
        <w:r w:rsidR="00B874E8" w:rsidDel="00551027">
          <w:delText>.</w:delText>
        </w:r>
      </w:del>
    </w:p>
    <w:p w14:paraId="29178864" w14:textId="21006A56" w:rsidR="00CE2EE0" w:rsidRPr="00CE2EE0" w:rsidDel="00551027" w:rsidRDefault="00CE2EE0" w:rsidP="00B874E8">
      <w:pPr>
        <w:spacing w:after="120"/>
        <w:rPr>
          <w:del w:id="560" w:author="Gallard, Brett (LNG-AUS)" w:date="2020-02-21T16:23:00Z"/>
          <w:rFonts w:ascii="Lato Medium" w:hAnsi="Lato Medium"/>
        </w:rPr>
      </w:pPr>
      <w:del w:id="561" w:author="Gallard, Brett (LNG-AUS)" w:date="2020-02-21T16:23:00Z">
        <w:r w:rsidRPr="00CE2EE0" w:rsidDel="00551027">
          <w:rPr>
            <w:rFonts w:ascii="Lato Medium" w:hAnsi="Lato Medium"/>
          </w:rPr>
          <w:delText>Microsoft and Oracle Compatibility</w:delText>
        </w:r>
      </w:del>
    </w:p>
    <w:p w14:paraId="06D82DD6" w14:textId="11778C8A" w:rsidR="00CE2EE0" w:rsidDel="00551027" w:rsidRDefault="00CE2EE0" w:rsidP="00B874E8">
      <w:pPr>
        <w:spacing w:after="120"/>
        <w:rPr>
          <w:del w:id="562" w:author="Gallard, Brett (LNG-AUS)" w:date="2020-02-21T16:23:00Z"/>
        </w:rPr>
      </w:pPr>
      <w:del w:id="563" w:author="Gallard, Brett (LNG-AUS)" w:date="2020-02-21T16:23:00Z">
        <w:r w:rsidDel="00551027">
          <w:delText>Ongoing Microsoft Office and Oracle Compatibility including:</w:delText>
        </w:r>
      </w:del>
    </w:p>
    <w:p w14:paraId="2E63257D" w14:textId="58A9B26B" w:rsidR="00CE2EE0" w:rsidDel="00551027" w:rsidRDefault="00CE2EE0" w:rsidP="00B874E8">
      <w:pPr>
        <w:pStyle w:val="ListParagraph"/>
        <w:numPr>
          <w:ilvl w:val="0"/>
          <w:numId w:val="12"/>
        </w:numPr>
        <w:spacing w:after="60"/>
        <w:ind w:left="170" w:hanging="170"/>
        <w:contextualSpacing w:val="0"/>
        <w:rPr>
          <w:del w:id="564" w:author="Gallard, Brett (LNG-AUS)" w:date="2020-02-21T16:23:00Z"/>
        </w:rPr>
      </w:pPr>
      <w:del w:id="565" w:author="Gallard, Brett (LNG-AUS)" w:date="2020-02-21T16:23:00Z">
        <w:r w:rsidDel="00551027">
          <w:delText>Widows Server 2019</w:delText>
        </w:r>
      </w:del>
    </w:p>
    <w:p w14:paraId="2CA1EF79" w14:textId="08F6A283" w:rsidR="00CE2EE0" w:rsidDel="00551027" w:rsidRDefault="00CE2EE0" w:rsidP="00B874E8">
      <w:pPr>
        <w:pStyle w:val="ListParagraph"/>
        <w:numPr>
          <w:ilvl w:val="0"/>
          <w:numId w:val="12"/>
        </w:numPr>
        <w:spacing w:after="60"/>
        <w:ind w:left="170" w:hanging="170"/>
        <w:contextualSpacing w:val="0"/>
        <w:rPr>
          <w:del w:id="566" w:author="Gallard, Brett (LNG-AUS)" w:date="2020-02-21T16:23:00Z"/>
        </w:rPr>
      </w:pPr>
      <w:del w:id="567" w:author="Gallard, Brett (LNG-AUS)" w:date="2020-02-21T16:23:00Z">
        <w:r w:rsidDel="00551027">
          <w:delText>Office 365 v1902 “Semi-Annual Channel” certification with Affinity and related products as part of our ongoing support strategy for Microsoft Office 365</w:delText>
        </w:r>
      </w:del>
    </w:p>
    <w:p w14:paraId="5B6CBE3C" w14:textId="42B0AE0F" w:rsidR="00CE2EE0" w:rsidDel="00551027" w:rsidRDefault="00CE2EE0" w:rsidP="00B874E8">
      <w:pPr>
        <w:pStyle w:val="ListParagraph"/>
        <w:numPr>
          <w:ilvl w:val="0"/>
          <w:numId w:val="12"/>
        </w:numPr>
        <w:spacing w:after="60"/>
        <w:ind w:left="170" w:hanging="170"/>
        <w:contextualSpacing w:val="0"/>
        <w:rPr>
          <w:del w:id="568" w:author="Gallard, Brett (LNG-AUS)" w:date="2020-02-21T16:23:00Z"/>
        </w:rPr>
      </w:pPr>
      <w:del w:id="569" w:author="Gallard, Brett (LNG-AUS)" w:date="2020-02-21T16:23:00Z">
        <w:r w:rsidDel="00551027">
          <w:delText>Windows Exchange 2016 2-way integration Support</w:delText>
        </w:r>
      </w:del>
    </w:p>
    <w:p w14:paraId="07427029" w14:textId="4D029559" w:rsidR="00CE2EE0" w:rsidDel="00551027" w:rsidRDefault="00CE2EE0" w:rsidP="00B874E8">
      <w:pPr>
        <w:pStyle w:val="ListParagraph"/>
        <w:numPr>
          <w:ilvl w:val="0"/>
          <w:numId w:val="12"/>
        </w:numPr>
        <w:spacing w:after="60"/>
        <w:ind w:left="170" w:hanging="170"/>
        <w:contextualSpacing w:val="0"/>
        <w:rPr>
          <w:del w:id="570" w:author="Gallard, Brett (LNG-AUS)" w:date="2020-02-21T16:23:00Z"/>
        </w:rPr>
      </w:pPr>
      <w:del w:id="571" w:author="Gallard, Brett (LNG-AUS)" w:date="2020-02-21T16:23:00Z">
        <w:r w:rsidDel="00551027">
          <w:delText>Oracle 19c Database Support ensuring compatibility with the latest operating systems.</w:delText>
        </w:r>
      </w:del>
    </w:p>
    <w:p w14:paraId="44AF1201" w14:textId="77284AB9" w:rsidR="001A78B2" w:rsidDel="00551027" w:rsidRDefault="001A78B2" w:rsidP="00795D2D">
      <w:pPr>
        <w:rPr>
          <w:del w:id="572" w:author="Gallard, Brett (LNG-AUS)" w:date="2020-02-21T16:23:00Z"/>
        </w:rPr>
        <w:sectPr w:rsidR="001A78B2" w:rsidDel="00551027" w:rsidSect="001A78B2">
          <w:type w:val="continuous"/>
          <w:pgSz w:w="11906" w:h="16838"/>
          <w:pgMar w:top="1440" w:right="1080" w:bottom="1440" w:left="1080" w:header="708" w:footer="708" w:gutter="0"/>
          <w:cols w:num="3" w:space="284"/>
          <w:docGrid w:linePitch="360"/>
        </w:sectPr>
      </w:pPr>
    </w:p>
    <w:p w14:paraId="093008E0" w14:textId="7C0752A0" w:rsidR="001A526A" w:rsidDel="00551027" w:rsidRDefault="00F9794B" w:rsidP="00F66B72">
      <w:pPr>
        <w:pStyle w:val="Heading1"/>
        <w:rPr>
          <w:del w:id="573" w:author="Gallard, Brett (LNG-AUS)" w:date="2020-02-21T16:23:00Z"/>
        </w:rPr>
      </w:pPr>
      <w:bookmarkStart w:id="574" w:name="_Toc23156711"/>
      <w:bookmarkStart w:id="575" w:name="_Toc23156712"/>
      <w:bookmarkStart w:id="576" w:name="_Toc23156713"/>
      <w:bookmarkStart w:id="577" w:name="_Toc23156714"/>
      <w:bookmarkStart w:id="578" w:name="_Toc23156715"/>
      <w:bookmarkStart w:id="579" w:name="_Toc23156716"/>
      <w:bookmarkStart w:id="580" w:name="_Toc23156717"/>
      <w:bookmarkStart w:id="581" w:name="_Toc23156718"/>
      <w:bookmarkStart w:id="582" w:name="_Toc23156719"/>
      <w:bookmarkStart w:id="583" w:name="_Toc23156720"/>
      <w:bookmarkStart w:id="584" w:name="_Toc23156721"/>
      <w:bookmarkStart w:id="585" w:name="_Toc23156722"/>
      <w:bookmarkStart w:id="586" w:name="_Toc23156723"/>
      <w:bookmarkStart w:id="587" w:name="_Toc23156724"/>
      <w:bookmarkStart w:id="588" w:name="_Toc23156725"/>
      <w:bookmarkStart w:id="589" w:name="_Toc23156726"/>
      <w:bookmarkStart w:id="590" w:name="_Toc23156728"/>
      <w:bookmarkStart w:id="591" w:name="_Toc23156729"/>
      <w:bookmarkStart w:id="592" w:name="_Toc23156730"/>
      <w:bookmarkStart w:id="593" w:name="_Toc23156731"/>
      <w:bookmarkStart w:id="594" w:name="_Toc23156732"/>
      <w:bookmarkStart w:id="595" w:name="_Toc2315673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del w:id="596" w:author="Gallard, Brett (LNG-AUS)" w:date="2020-02-21T16:23:00Z">
        <w:r w:rsidDel="00551027">
          <w:delText>Why Upgrade?</w:delText>
        </w:r>
      </w:del>
    </w:p>
    <w:p w14:paraId="5945714D" w14:textId="3FF9BEA2" w:rsidR="00F9794B" w:rsidDel="00551027" w:rsidRDefault="00F9794B" w:rsidP="003321C1">
      <w:pPr>
        <w:rPr>
          <w:del w:id="597" w:author="Gallard, Brett (LNG-AUS)" w:date="2020-02-21T16:23:00Z"/>
        </w:rPr>
      </w:pPr>
    </w:p>
    <w:p w14:paraId="2A96EA94" w14:textId="6B132617" w:rsidR="00C17F3E" w:rsidDel="00551027" w:rsidRDefault="00C17F3E" w:rsidP="00075355">
      <w:pPr>
        <w:rPr>
          <w:del w:id="598" w:author="Gallard, Brett (LNG-AUS)" w:date="2020-02-21T16:23:00Z"/>
        </w:rPr>
        <w:sectPr w:rsidR="00C17F3E" w:rsidDel="00551027" w:rsidSect="00EB3218">
          <w:type w:val="continuous"/>
          <w:pgSz w:w="11906" w:h="16838"/>
          <w:pgMar w:top="1440" w:right="1080" w:bottom="1440" w:left="1080" w:header="708" w:footer="708" w:gutter="0"/>
          <w:cols w:space="708"/>
          <w:docGrid w:linePitch="360"/>
        </w:sectPr>
      </w:pPr>
    </w:p>
    <w:p w14:paraId="464CB564" w14:textId="674200AF" w:rsidR="00075355" w:rsidDel="00551027" w:rsidRDefault="00075355" w:rsidP="00075355">
      <w:pPr>
        <w:rPr>
          <w:del w:id="599" w:author="Gallard, Brett (LNG-AUS)" w:date="2020-02-21T16:23:00Z"/>
        </w:rPr>
      </w:pPr>
      <w:del w:id="600" w:author="Gallard, Brett (LNG-AUS)" w:date="2020-02-21T16:23:00Z">
        <w:r w:rsidDel="00551027">
          <w:delText xml:space="preserve">Maintaining a current version of </w:delText>
        </w:r>
        <w:r w:rsidR="00927D76" w:rsidDel="00551027">
          <w:delText xml:space="preserve">Lexis Affinity™ </w:delText>
        </w:r>
        <w:r w:rsidDel="00551027">
          <w:delText>enables your firm to take advantage of new and improved features to improve productivity and efficiency throughout the firm.</w:delText>
        </w:r>
      </w:del>
    </w:p>
    <w:p w14:paraId="63548514" w14:textId="6A2121A6" w:rsidR="00075355" w:rsidDel="00551027" w:rsidRDefault="00075355" w:rsidP="00075355">
      <w:pPr>
        <w:rPr>
          <w:del w:id="601" w:author="Gallard, Brett (LNG-AUS)" w:date="2020-02-21T16:23:00Z"/>
        </w:rPr>
      </w:pPr>
    </w:p>
    <w:p w14:paraId="717BE7A3" w14:textId="1414C29C" w:rsidR="00B371AE" w:rsidDel="00551027" w:rsidRDefault="00B371AE" w:rsidP="00075355">
      <w:pPr>
        <w:rPr>
          <w:del w:id="602" w:author="Gallard, Brett (LNG-AUS)" w:date="2020-02-21T16:23:00Z"/>
          <w:rFonts w:ascii="Lato Medium" w:hAnsi="Lato Medium"/>
        </w:rPr>
        <w:sectPr w:rsidR="00B371AE" w:rsidDel="00551027" w:rsidSect="00457F1A">
          <w:type w:val="continuous"/>
          <w:pgSz w:w="11906" w:h="16838"/>
          <w:pgMar w:top="1440" w:right="1080" w:bottom="1440" w:left="1080" w:header="708" w:footer="708" w:gutter="0"/>
          <w:cols w:space="708"/>
          <w:docGrid w:linePitch="360"/>
        </w:sectPr>
      </w:pPr>
    </w:p>
    <w:p w14:paraId="07D79932" w14:textId="32987186" w:rsidR="00075355" w:rsidDel="00551027" w:rsidRDefault="001C2F66" w:rsidP="000715EC">
      <w:pPr>
        <w:rPr>
          <w:del w:id="603" w:author="Gallard, Brett (LNG-AUS)" w:date="2020-02-21T16:23:00Z"/>
        </w:rPr>
      </w:pPr>
      <w:del w:id="604" w:author="Gallard, Brett (LNG-AUS)" w:date="2020-02-21T16:23:00Z">
        <w:r w:rsidDel="00551027">
          <w:rPr>
            <w:rFonts w:ascii="Lato Medium" w:hAnsi="Lato Medium"/>
          </w:rPr>
          <w:delText xml:space="preserve">Lexis Affinity™ </w:delText>
        </w:r>
        <w:r w:rsidR="00991BCF" w:rsidDel="00551027">
          <w:rPr>
            <w:rFonts w:ascii="Lato Medium" w:hAnsi="Lato Medium"/>
          </w:rPr>
          <w:delText>9.0</w:delText>
        </w:r>
        <w:r w:rsidR="00EE52CE" w:rsidDel="00551027">
          <w:rPr>
            <w:rFonts w:ascii="Lato Medium" w:hAnsi="Lato Medium"/>
          </w:rPr>
          <w:delText>:</w:delText>
        </w:r>
        <w:r w:rsidR="00075355" w:rsidDel="00551027">
          <w:delText xml:space="preserve"> </w:delText>
        </w:r>
        <w:r w:rsidDel="00551027">
          <w:br/>
        </w:r>
        <w:r w:rsidR="00130D3B" w:rsidDel="00551027">
          <w:delText>I</w:delText>
        </w:r>
        <w:r w:rsidR="00075355" w:rsidDel="00551027">
          <w:delText xml:space="preserve">ncludes </w:delText>
        </w:r>
        <w:r w:rsidR="006E543B" w:rsidRPr="006E543B" w:rsidDel="00551027">
          <w:delText>Seamless InfoTrack integration into LexisNexis Searches</w:delText>
        </w:r>
        <w:r w:rsidR="00D60408" w:rsidDel="00551027">
          <w:delText xml:space="preserve">, </w:delText>
        </w:r>
        <w:r w:rsidR="00296E51" w:rsidRPr="00296E51" w:rsidDel="00551027">
          <w:delText>Document Management, Preview and Archive useability enhancements</w:delText>
        </w:r>
        <w:r w:rsidR="008A560B" w:rsidDel="00551027">
          <w:delText>, Accounting and Bank Reconciliation enhancements, eBilling for commercial clients using LEDES 2.0, Client Portal improvements to help you serve your clients better</w:delText>
        </w:r>
        <w:r w:rsidR="000715EC" w:rsidDel="00551027">
          <w:delText xml:space="preserve"> and </w:delText>
        </w:r>
        <w:r w:rsidR="008A560B" w:rsidDel="00551027">
          <w:delText>mitimes integration enhancements to automate fee submission from Affinity</w:delText>
        </w:r>
        <w:r w:rsidR="00075355" w:rsidDel="00551027">
          <w:delText>.</w:delText>
        </w:r>
      </w:del>
    </w:p>
    <w:p w14:paraId="6A3727AE" w14:textId="3AADF74F" w:rsidR="00075355" w:rsidDel="00551027" w:rsidRDefault="009B3959" w:rsidP="00075355">
      <w:pPr>
        <w:rPr>
          <w:del w:id="605" w:author="Gallard, Brett (LNG-AUS)" w:date="2020-02-21T16:23:00Z"/>
        </w:rPr>
      </w:pPr>
      <w:del w:id="606" w:author="Gallard, Brett (LNG-AUS)" w:date="2020-02-21T16:23:00Z">
        <w:r w:rsidDel="00551027">
          <w:rPr>
            <w:rFonts w:ascii="Lato Medium" w:hAnsi="Lato Medium"/>
          </w:rPr>
          <w:br w:type="column"/>
        </w:r>
        <w:r w:rsidR="00991BCF" w:rsidDel="00551027">
          <w:rPr>
            <w:rFonts w:ascii="Lato Medium" w:hAnsi="Lato Medium"/>
          </w:rPr>
          <w:delText xml:space="preserve">Lexis Affinity™ </w:delText>
        </w:r>
        <w:r w:rsidR="00991BCF" w:rsidRPr="00075355" w:rsidDel="00551027">
          <w:rPr>
            <w:rFonts w:ascii="Lato Medium" w:hAnsi="Lato Medium"/>
          </w:rPr>
          <w:delText>8.2</w:delText>
        </w:r>
        <w:r w:rsidR="00991BCF" w:rsidDel="00551027">
          <w:rPr>
            <w:rFonts w:ascii="Lato Medium" w:hAnsi="Lato Medium"/>
          </w:rPr>
          <w:delText>:</w:delText>
        </w:r>
        <w:r w:rsidR="00991BCF" w:rsidDel="00551027">
          <w:delText xml:space="preserve"> </w:delText>
        </w:r>
        <w:r w:rsidR="00991BCF" w:rsidDel="00551027">
          <w:br/>
          <w:delText>Includes extension of Document Management functionality to Safe Custody documents and Suppliers Invoices, easier creation of merged lists from Clients, matters and Safe Custody records, streamlined handling of documents attached to Archived Matters, option to produce a bill compatible with LEDES v2.0 XML, adding interest to Debtor accounts without producing letters and including Invoice references in ABA file.</w:delText>
        </w:r>
      </w:del>
    </w:p>
    <w:p w14:paraId="7AFFBCC3" w14:textId="03B6282D" w:rsidR="00075355" w:rsidDel="00551027" w:rsidRDefault="009B3959" w:rsidP="00075355">
      <w:pPr>
        <w:rPr>
          <w:del w:id="607" w:author="Gallard, Brett (LNG-AUS)" w:date="2020-02-21T16:23:00Z"/>
        </w:rPr>
      </w:pPr>
      <w:del w:id="608" w:author="Gallard, Brett (LNG-AUS)" w:date="2020-02-21T16:23:00Z">
        <w:r w:rsidDel="00551027">
          <w:rPr>
            <w:rFonts w:ascii="Lato Medium" w:hAnsi="Lato Medium"/>
          </w:rPr>
          <w:br w:type="column"/>
        </w:r>
        <w:r w:rsidR="00991BCF" w:rsidDel="00551027">
          <w:rPr>
            <w:rFonts w:ascii="Lato Medium" w:hAnsi="Lato Medium"/>
          </w:rPr>
          <w:delText xml:space="preserve">Lexis Affinity™ </w:delText>
        </w:r>
        <w:r w:rsidR="00991BCF" w:rsidRPr="00075355" w:rsidDel="00551027">
          <w:rPr>
            <w:rFonts w:ascii="Lato Medium" w:hAnsi="Lato Medium"/>
          </w:rPr>
          <w:delText>8.0 and 8.1</w:delText>
        </w:r>
        <w:r w:rsidR="00991BCF" w:rsidDel="00551027">
          <w:rPr>
            <w:rFonts w:ascii="Lato Medium" w:hAnsi="Lato Medium"/>
          </w:rPr>
          <w:delText>:</w:delText>
        </w:r>
        <w:r w:rsidR="00991BCF" w:rsidDel="00551027">
          <w:delText xml:space="preserve"> </w:delText>
        </w:r>
        <w:r w:rsidR="00991BCF" w:rsidDel="00551027">
          <w:br/>
          <w:delText>Provides additional features for Affinity DocGen, improvements to PEXA integration, integrated VOI checking using GlobalX ID-Secure service, integrated digital signatures using GlobalX SignMe service and a new Tax Code to suppress GST when billing. Affinity 8.1 also improves integration for Lexis Smart forms &amp; precedents, and introduces a range of usability improvements, to simplify everyday admin and processing.</w:delText>
        </w:r>
      </w:del>
    </w:p>
    <w:p w14:paraId="5769D375" w14:textId="7E2FFE8A" w:rsidR="00C17F3E" w:rsidDel="00551027" w:rsidRDefault="00C17F3E" w:rsidP="00075355">
      <w:pPr>
        <w:rPr>
          <w:del w:id="609" w:author="Gallard, Brett (LNG-AUS)" w:date="2020-02-21T16:23:00Z"/>
        </w:rPr>
      </w:pPr>
    </w:p>
    <w:p w14:paraId="2BF6F3D1" w14:textId="1244FD2E" w:rsidR="00014748" w:rsidDel="00551027" w:rsidRDefault="00014748" w:rsidP="00075355">
      <w:pPr>
        <w:rPr>
          <w:del w:id="610" w:author="Gallard, Brett (LNG-AUS)" w:date="2020-02-21T16:23:00Z"/>
        </w:rPr>
      </w:pPr>
    </w:p>
    <w:p w14:paraId="1ACB551F" w14:textId="7BB189BA" w:rsidR="00014748" w:rsidDel="00551027" w:rsidRDefault="00014748" w:rsidP="00075355">
      <w:pPr>
        <w:rPr>
          <w:del w:id="611" w:author="Gallard, Brett (LNG-AUS)" w:date="2020-02-21T16:23:00Z"/>
        </w:rPr>
        <w:sectPr w:rsidR="00014748" w:rsidDel="00551027" w:rsidSect="00EE52CE">
          <w:type w:val="continuous"/>
          <w:pgSz w:w="11906" w:h="16838"/>
          <w:pgMar w:top="1440" w:right="1080" w:bottom="1440" w:left="1080" w:header="708" w:footer="708" w:gutter="0"/>
          <w:cols w:num="3" w:space="284"/>
          <w:docGrid w:linePitch="360"/>
        </w:sectPr>
      </w:pPr>
    </w:p>
    <w:p w14:paraId="41165A69" w14:textId="38D8FF1A" w:rsidR="00F9794B" w:rsidRPr="007576C8" w:rsidDel="00551027" w:rsidRDefault="00075355" w:rsidP="00075355">
      <w:pPr>
        <w:rPr>
          <w:del w:id="612" w:author="Gallard, Brett (LNG-AUS)" w:date="2020-02-21T16:23:00Z"/>
          <w:rFonts w:ascii="Lato Semibold" w:hAnsi="Lato Semibold"/>
        </w:rPr>
      </w:pPr>
      <w:del w:id="613" w:author="Gallard, Brett (LNG-AUS)" w:date="2020-02-21T16:23:00Z">
        <w:r w:rsidRPr="007576C8" w:rsidDel="00551027">
          <w:rPr>
            <w:rFonts w:ascii="Lato Semibold" w:hAnsi="Lato Semibold"/>
          </w:rPr>
          <w:delText xml:space="preserve">Recent releases of Affinity </w:delText>
        </w:r>
        <w:r w:rsidR="000715EC" w:rsidDel="00551027">
          <w:rPr>
            <w:rFonts w:ascii="Lato Semibold" w:hAnsi="Lato Semibold"/>
          </w:rPr>
          <w:delText>also included</w:delText>
        </w:r>
        <w:r w:rsidRPr="007576C8" w:rsidDel="00551027">
          <w:rPr>
            <w:rFonts w:ascii="Lato Semibold" w:hAnsi="Lato Semibold"/>
          </w:rPr>
          <w:delText>:</w:delText>
        </w:r>
      </w:del>
    </w:p>
    <w:p w14:paraId="72610F59" w14:textId="77BF5984" w:rsidR="00F9794B" w:rsidDel="00551027" w:rsidRDefault="00F9794B" w:rsidP="003321C1">
      <w:pPr>
        <w:rPr>
          <w:del w:id="614" w:author="Gallard, Brett (LNG-AUS)" w:date="2020-02-21T16:23:00Z"/>
        </w:rPr>
      </w:pPr>
    </w:p>
    <w:tbl>
      <w:tblPr>
        <w:tblStyle w:val="GridTable4-Accent3"/>
        <w:tblW w:w="9776" w:type="dxa"/>
        <w:tblCellMar>
          <w:top w:w="85" w:type="dxa"/>
          <w:bottom w:w="85" w:type="dxa"/>
        </w:tblCellMar>
        <w:tblLook w:val="04A0" w:firstRow="1" w:lastRow="0" w:firstColumn="1" w:lastColumn="0" w:noHBand="0" w:noVBand="1"/>
      </w:tblPr>
      <w:tblGrid>
        <w:gridCol w:w="2547"/>
        <w:gridCol w:w="7229"/>
      </w:tblGrid>
      <w:tr w:rsidR="007576C8" w:rsidRPr="00B0097C" w:rsidDel="00551027" w14:paraId="472F8076" w14:textId="0C579508" w:rsidTr="00284126">
        <w:trPr>
          <w:cnfStyle w:val="100000000000" w:firstRow="1" w:lastRow="0" w:firstColumn="0" w:lastColumn="0" w:oddVBand="0" w:evenVBand="0" w:oddHBand="0" w:evenHBand="0" w:firstRowFirstColumn="0" w:firstRowLastColumn="0" w:lastRowFirstColumn="0" w:lastRowLastColumn="0"/>
          <w:tblHeader/>
          <w:del w:id="615" w:author="Gallard, Brett (LNG-AUS)" w:date="2020-02-21T16:23:00Z"/>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37F4417" w14:textId="01F13810" w:rsidR="007576C8" w:rsidRPr="00DA423E" w:rsidDel="00551027" w:rsidRDefault="007576C8" w:rsidP="009A2072">
            <w:pPr>
              <w:rPr>
                <w:del w:id="616" w:author="Gallard, Brett (LNG-AUS)" w:date="2020-02-21T16:23:00Z"/>
                <w:rFonts w:ascii="Lato Semibold" w:hAnsi="Lato Semibold"/>
                <w:b w:val="0"/>
                <w:sz w:val="24"/>
                <w:szCs w:val="24"/>
              </w:rPr>
            </w:pPr>
            <w:del w:id="617" w:author="Gallard, Brett (LNG-AUS)" w:date="2020-02-21T16:23:00Z">
              <w:r w:rsidRPr="00DA423E" w:rsidDel="00551027">
                <w:rPr>
                  <w:rFonts w:ascii="Lato Semibold" w:hAnsi="Lato Semibold"/>
                  <w:b w:val="0"/>
                  <w:sz w:val="24"/>
                  <w:szCs w:val="24"/>
                </w:rPr>
                <w:delText>Version</w:delText>
              </w:r>
            </w:del>
          </w:p>
        </w:tc>
        <w:tc>
          <w:tcPr>
            <w:tcW w:w="7229" w:type="dxa"/>
            <w:vAlign w:val="center"/>
          </w:tcPr>
          <w:p w14:paraId="4463E406" w14:textId="1082FE04" w:rsidR="007576C8" w:rsidRPr="00DA423E" w:rsidDel="00551027" w:rsidRDefault="007576C8" w:rsidP="00C17F3E">
            <w:pPr>
              <w:cnfStyle w:val="100000000000" w:firstRow="1" w:lastRow="0" w:firstColumn="0" w:lastColumn="0" w:oddVBand="0" w:evenVBand="0" w:oddHBand="0" w:evenHBand="0" w:firstRowFirstColumn="0" w:firstRowLastColumn="0" w:lastRowFirstColumn="0" w:lastRowLastColumn="0"/>
              <w:rPr>
                <w:del w:id="618" w:author="Gallard, Brett (LNG-AUS)" w:date="2020-02-21T16:23:00Z"/>
                <w:rFonts w:ascii="Lato Semibold" w:hAnsi="Lato Semibold"/>
                <w:b w:val="0"/>
                <w:sz w:val="24"/>
                <w:szCs w:val="24"/>
              </w:rPr>
            </w:pPr>
            <w:del w:id="619" w:author="Gallard, Brett (LNG-AUS)" w:date="2020-02-21T16:23:00Z">
              <w:r w:rsidRPr="00DA423E" w:rsidDel="00551027">
                <w:rPr>
                  <w:rFonts w:ascii="Lato Semibold" w:hAnsi="Lato Semibold"/>
                  <w:b w:val="0"/>
                  <w:sz w:val="24"/>
                  <w:szCs w:val="24"/>
                </w:rPr>
                <w:delText>Key Features</w:delText>
              </w:r>
            </w:del>
          </w:p>
        </w:tc>
      </w:tr>
      <w:tr w:rsidR="00791404" w:rsidRPr="00791404" w:rsidDel="00551027" w14:paraId="451042C7" w14:textId="5FD0C216" w:rsidTr="00605D77">
        <w:trPr>
          <w:cnfStyle w:val="000000100000" w:firstRow="0" w:lastRow="0" w:firstColumn="0" w:lastColumn="0" w:oddVBand="0" w:evenVBand="0" w:oddHBand="1" w:evenHBand="0" w:firstRowFirstColumn="0" w:firstRowLastColumn="0" w:lastRowFirstColumn="0" w:lastRowLastColumn="0"/>
          <w:del w:id="620" w:author="Gallard, Brett (LNG-AUS)" w:date="2020-02-21T16:23:00Z"/>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460173F" w14:textId="4E489355" w:rsidR="007576C8" w:rsidRPr="00F14F8E" w:rsidDel="00551027" w:rsidRDefault="00F14F8E" w:rsidP="00605D77">
            <w:pPr>
              <w:jc w:val="center"/>
              <w:rPr>
                <w:del w:id="621" w:author="Gallard, Brett (LNG-AUS)" w:date="2020-02-21T16:23:00Z"/>
                <w:rFonts w:ascii="Lato" w:hAnsi="Lato"/>
                <w:b w:val="0"/>
                <w:sz w:val="22"/>
              </w:rPr>
            </w:pPr>
            <w:del w:id="622" w:author="Gallard, Brett (LNG-AUS)" w:date="2020-02-21T16:23:00Z">
              <w:r w:rsidRPr="00F14F8E" w:rsidDel="00551027">
                <w:rPr>
                  <w:rFonts w:ascii="Lato" w:hAnsi="Lato"/>
                  <w:b w:val="0"/>
                  <w:sz w:val="22"/>
                </w:rPr>
                <w:delText xml:space="preserve">Lexis Affinity™ </w:delText>
              </w:r>
              <w:r w:rsidR="007576C8" w:rsidRPr="00F14F8E" w:rsidDel="00551027">
                <w:rPr>
                  <w:rFonts w:ascii="Lato" w:hAnsi="Lato"/>
                  <w:b w:val="0"/>
                  <w:sz w:val="22"/>
                </w:rPr>
                <w:delText>9</w:delText>
              </w:r>
              <w:r w:rsidR="00791404" w:rsidRPr="00F14F8E" w:rsidDel="00551027">
                <w:rPr>
                  <w:rFonts w:ascii="Lato" w:hAnsi="Lato"/>
                  <w:b w:val="0"/>
                  <w:sz w:val="22"/>
                </w:rPr>
                <w:delText>.0</w:delText>
              </w:r>
            </w:del>
          </w:p>
        </w:tc>
        <w:tc>
          <w:tcPr>
            <w:tcW w:w="7229" w:type="dxa"/>
          </w:tcPr>
          <w:p w14:paraId="6E6FE34D" w14:textId="25FE1E72" w:rsidR="007C3292" w:rsidRPr="00F14F8E" w:rsidDel="00551027" w:rsidRDefault="007C3292" w:rsidP="007C3292">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23" w:author="Gallard, Brett (LNG-AUS)" w:date="2020-02-21T16:23:00Z"/>
                <w:sz w:val="18"/>
              </w:rPr>
            </w:pPr>
            <w:del w:id="624" w:author="Gallard, Brett (LNG-AUS)" w:date="2020-02-21T16:23:00Z">
              <w:r w:rsidRPr="00F14F8E" w:rsidDel="00551027">
                <w:rPr>
                  <w:sz w:val="18"/>
                </w:rPr>
                <w:delText>Document Management extended to Safe Custody and Suppliers Invoices</w:delText>
              </w:r>
            </w:del>
          </w:p>
          <w:p w14:paraId="556FE9F2" w14:textId="35F434A0" w:rsidR="007C3292" w:rsidRPr="00F14F8E" w:rsidDel="00551027" w:rsidRDefault="007C3292" w:rsidP="007C3292">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25" w:author="Gallard, Brett (LNG-AUS)" w:date="2020-02-21T16:23:00Z"/>
                <w:sz w:val="18"/>
              </w:rPr>
            </w:pPr>
            <w:del w:id="626" w:author="Gallard, Brett (LNG-AUS)" w:date="2020-02-21T16:23:00Z">
              <w:r w:rsidRPr="00F14F8E" w:rsidDel="00551027">
                <w:rPr>
                  <w:sz w:val="18"/>
                </w:rPr>
                <w:delText>Compatibility with Office 2019/365 (semi-annual channel)</w:delText>
              </w:r>
            </w:del>
          </w:p>
          <w:p w14:paraId="22613C0C" w14:textId="57652926" w:rsidR="00130D3B" w:rsidRPr="00F14F8E" w:rsidDel="00551027" w:rsidRDefault="000346EF" w:rsidP="007C3292">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27" w:author="Gallard, Brett (LNG-AUS)" w:date="2020-02-21T16:23:00Z"/>
                <w:sz w:val="18"/>
              </w:rPr>
            </w:pPr>
            <w:del w:id="628" w:author="Gallard, Brett (LNG-AUS)" w:date="2020-02-21T16:23:00Z">
              <w:r w:rsidRPr="00F14F8E" w:rsidDel="00551027">
                <w:rPr>
                  <w:sz w:val="18"/>
                </w:rPr>
                <w:delText>I</w:delText>
              </w:r>
              <w:r w:rsidR="007C3292" w:rsidRPr="00F14F8E" w:rsidDel="00551027">
                <w:rPr>
                  <w:sz w:val="18"/>
                </w:rPr>
                <w:delText>mproved Duplicate Email Detection</w:delText>
              </w:r>
              <w:r w:rsidR="007C3292" w:rsidRPr="00F14F8E" w:rsidDel="00551027">
                <w:rPr>
                  <w:sz w:val="18"/>
                </w:rPr>
                <w:tab/>
              </w:r>
            </w:del>
          </w:p>
          <w:p w14:paraId="22CB8569" w14:textId="1A832A16" w:rsidR="000346EF" w:rsidRPr="00F14F8E" w:rsidDel="00551027" w:rsidRDefault="007C3292" w:rsidP="007C3292">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29" w:author="Gallard, Brett (LNG-AUS)" w:date="2020-02-21T16:23:00Z"/>
                <w:sz w:val="18"/>
              </w:rPr>
            </w:pPr>
            <w:del w:id="630" w:author="Gallard, Brett (LNG-AUS)" w:date="2020-02-21T16:23:00Z">
              <w:r w:rsidRPr="00F14F8E" w:rsidDel="00551027">
                <w:rPr>
                  <w:sz w:val="18"/>
                </w:rPr>
                <w:delText>Improved handling of Documents for Archived Matters</w:delText>
              </w:r>
            </w:del>
          </w:p>
          <w:p w14:paraId="416ED530" w14:textId="4BE3547B" w:rsidR="007C3292" w:rsidRPr="00F14F8E" w:rsidDel="00551027" w:rsidRDefault="007C3292" w:rsidP="007C3292">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31" w:author="Gallard, Brett (LNG-AUS)" w:date="2020-02-21T16:23:00Z"/>
                <w:sz w:val="18"/>
              </w:rPr>
            </w:pPr>
            <w:del w:id="632" w:author="Gallard, Brett (LNG-AUS)" w:date="2020-02-21T16:23:00Z">
              <w:r w:rsidRPr="00F14F8E" w:rsidDel="00551027">
                <w:rPr>
                  <w:sz w:val="18"/>
                </w:rPr>
                <w:delText>LEDES v2.0XML compatibility</w:delText>
              </w:r>
            </w:del>
          </w:p>
          <w:p w14:paraId="15A8A89D" w14:textId="69BAEB5C" w:rsidR="00FD363F" w:rsidRPr="00F14F8E" w:rsidDel="00551027" w:rsidRDefault="007C3292" w:rsidP="007C3292">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33" w:author="Gallard, Brett (LNG-AUS)" w:date="2020-02-21T16:23:00Z"/>
                <w:sz w:val="18"/>
              </w:rPr>
            </w:pPr>
            <w:del w:id="634" w:author="Gallard, Brett (LNG-AUS)" w:date="2020-02-21T16:23:00Z">
              <w:r w:rsidRPr="00F14F8E" w:rsidDel="00551027">
                <w:rPr>
                  <w:sz w:val="18"/>
                </w:rPr>
                <w:delText>Improved mitimes integration with automatic submission of fee entries</w:delText>
              </w:r>
            </w:del>
          </w:p>
          <w:p w14:paraId="53F557F8" w14:textId="41798787" w:rsidR="007C3292" w:rsidRPr="00F14F8E" w:rsidDel="00551027" w:rsidRDefault="007C3292" w:rsidP="007C3292">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35" w:author="Gallard, Brett (LNG-AUS)" w:date="2020-02-21T16:23:00Z"/>
                <w:sz w:val="18"/>
              </w:rPr>
            </w:pPr>
            <w:del w:id="636" w:author="Gallard, Brett (LNG-AUS)" w:date="2020-02-21T16:23:00Z">
              <w:r w:rsidRPr="00F14F8E" w:rsidDel="00551027">
                <w:rPr>
                  <w:sz w:val="18"/>
                </w:rPr>
                <w:delText>Calculate interest on bills without having to produce debtor letters</w:delText>
              </w:r>
            </w:del>
          </w:p>
          <w:p w14:paraId="063CB484" w14:textId="3901B59F" w:rsidR="007C3292" w:rsidRPr="00F14F8E" w:rsidDel="00551027" w:rsidRDefault="007C3292" w:rsidP="007C3292">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37" w:author="Gallard, Brett (LNG-AUS)" w:date="2020-02-21T16:23:00Z"/>
                <w:sz w:val="18"/>
              </w:rPr>
            </w:pPr>
            <w:del w:id="638" w:author="Gallard, Brett (LNG-AUS)" w:date="2020-02-21T16:23:00Z">
              <w:r w:rsidRPr="00F14F8E" w:rsidDel="00551027">
                <w:rPr>
                  <w:sz w:val="18"/>
                </w:rPr>
                <w:delText>Include multiple Invoice references in Creditors Export file (ABA File)</w:delText>
              </w:r>
            </w:del>
          </w:p>
          <w:p w14:paraId="75688055" w14:textId="7562868D" w:rsidR="007576C8" w:rsidRPr="00F14F8E" w:rsidDel="00551027" w:rsidRDefault="007C3292" w:rsidP="000346EF">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39" w:author="Gallard, Brett (LNG-AUS)" w:date="2020-02-21T16:23:00Z"/>
                <w:sz w:val="18"/>
              </w:rPr>
            </w:pPr>
            <w:del w:id="640" w:author="Gallard, Brett (LNG-AUS)" w:date="2020-02-21T16:23:00Z">
              <w:r w:rsidRPr="00F14F8E" w:rsidDel="00551027">
                <w:rPr>
                  <w:sz w:val="18"/>
                </w:rPr>
                <w:delText>Save Merge Lists extended to Clients, Matters, All Matters and Safe Custody</w:delText>
              </w:r>
            </w:del>
          </w:p>
        </w:tc>
      </w:tr>
      <w:tr w:rsidR="007576C8" w:rsidRPr="007576C8" w:rsidDel="00551027" w14:paraId="04A9FDF1" w14:textId="264DB7B3" w:rsidTr="00605D77">
        <w:trPr>
          <w:del w:id="641" w:author="Gallard, Brett (LNG-AUS)" w:date="2020-02-21T16:23:00Z"/>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BDE968D" w14:textId="0D5C1688" w:rsidR="007576C8" w:rsidRPr="00F14F8E" w:rsidDel="00551027" w:rsidRDefault="00A9437A" w:rsidP="00605D77">
            <w:pPr>
              <w:jc w:val="center"/>
              <w:rPr>
                <w:del w:id="642" w:author="Gallard, Brett (LNG-AUS)" w:date="2020-02-21T16:23:00Z"/>
                <w:rFonts w:ascii="Lato" w:hAnsi="Lato"/>
                <w:b w:val="0"/>
                <w:sz w:val="22"/>
              </w:rPr>
            </w:pPr>
            <w:del w:id="643" w:author="Gallard, Brett (LNG-AUS)" w:date="2020-02-21T16:23:00Z">
              <w:r w:rsidRPr="00F14F8E" w:rsidDel="00551027">
                <w:rPr>
                  <w:rFonts w:ascii="Lato" w:hAnsi="Lato"/>
                  <w:b w:val="0"/>
                  <w:sz w:val="22"/>
                </w:rPr>
                <w:delText xml:space="preserve">Lexis Affinity™ </w:delText>
              </w:r>
              <w:r w:rsidR="007576C8" w:rsidRPr="00F14F8E" w:rsidDel="00551027">
                <w:rPr>
                  <w:rFonts w:ascii="Lato" w:hAnsi="Lato"/>
                  <w:b w:val="0"/>
                  <w:sz w:val="22"/>
                </w:rPr>
                <w:delText>8</w:delText>
              </w:r>
            </w:del>
          </w:p>
          <w:p w14:paraId="454252EC" w14:textId="719FEB31" w:rsidR="007576C8" w:rsidRPr="00F14F8E" w:rsidDel="00551027" w:rsidRDefault="007576C8" w:rsidP="00605D77">
            <w:pPr>
              <w:jc w:val="center"/>
              <w:rPr>
                <w:del w:id="644" w:author="Gallard, Brett (LNG-AUS)" w:date="2020-02-21T16:23:00Z"/>
                <w:rFonts w:ascii="Lato" w:hAnsi="Lato"/>
                <w:b w:val="0"/>
                <w:sz w:val="22"/>
              </w:rPr>
            </w:pPr>
            <w:del w:id="645" w:author="Gallard, Brett (LNG-AUS)" w:date="2020-02-21T16:23:00Z">
              <w:r w:rsidRPr="00F14F8E" w:rsidDel="00551027">
                <w:rPr>
                  <w:rFonts w:ascii="Lato" w:hAnsi="Lato"/>
                  <w:b w:val="0"/>
                  <w:sz w:val="22"/>
                </w:rPr>
                <w:delText>(8.0 – 8.2)</w:delText>
              </w:r>
            </w:del>
          </w:p>
        </w:tc>
        <w:tc>
          <w:tcPr>
            <w:tcW w:w="7229" w:type="dxa"/>
          </w:tcPr>
          <w:p w14:paraId="1C740E50" w14:textId="249A50FB" w:rsidR="007576C8" w:rsidRPr="00F14F8E" w:rsidDel="00551027" w:rsidRDefault="007576C8" w:rsidP="00FD363F">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46" w:author="Gallard, Brett (LNG-AUS)" w:date="2020-02-21T16:23:00Z"/>
                <w:sz w:val="18"/>
              </w:rPr>
            </w:pPr>
            <w:del w:id="647" w:author="Gallard, Brett (LNG-AUS)" w:date="2020-02-21T16:23:00Z">
              <w:r w:rsidRPr="00F14F8E" w:rsidDel="00551027">
                <w:rPr>
                  <w:sz w:val="18"/>
                </w:rPr>
                <w:delText>Faster Bill Merge (Affinity DocGen)</w:delText>
              </w:r>
              <w:r w:rsidR="00FD363F" w:rsidRPr="00F14F8E" w:rsidDel="00551027">
                <w:rPr>
                  <w:sz w:val="18"/>
                </w:rPr>
                <w:delText xml:space="preserve"> and DataForm Linker</w:delText>
              </w:r>
            </w:del>
          </w:p>
          <w:p w14:paraId="1882A1B5" w14:textId="47AA5939" w:rsidR="007576C8" w:rsidRPr="00F14F8E" w:rsidDel="00551027" w:rsidRDefault="007576C8" w:rsidP="006E6587">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48" w:author="Gallard, Brett (LNG-AUS)" w:date="2020-02-21T16:23:00Z"/>
                <w:sz w:val="18"/>
              </w:rPr>
            </w:pPr>
            <w:del w:id="649" w:author="Gallard, Brett (LNG-AUS)" w:date="2020-02-21T16:23:00Z">
              <w:r w:rsidRPr="00F14F8E" w:rsidDel="00551027">
                <w:rPr>
                  <w:sz w:val="18"/>
                </w:rPr>
                <w:delText>PEXA Integration 1.0</w:delText>
              </w:r>
              <w:r w:rsidR="00130D3B" w:rsidRPr="00F14F8E" w:rsidDel="00551027">
                <w:rPr>
                  <w:sz w:val="18"/>
                </w:rPr>
                <w:delText xml:space="preserve"> and </w:delText>
              </w:r>
              <w:r w:rsidRPr="00F14F8E" w:rsidDel="00551027">
                <w:rPr>
                  <w:sz w:val="18"/>
                </w:rPr>
                <w:delText>FATCA Compliance update</w:delText>
              </w:r>
            </w:del>
          </w:p>
          <w:p w14:paraId="66825DF1" w14:textId="104AA97B"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50" w:author="Gallard, Brett (LNG-AUS)" w:date="2020-02-21T16:23:00Z"/>
                <w:sz w:val="18"/>
              </w:rPr>
            </w:pPr>
            <w:del w:id="651" w:author="Gallard, Brett (LNG-AUS)" w:date="2020-02-21T16:23:00Z">
              <w:r w:rsidRPr="00F14F8E" w:rsidDel="00551027">
                <w:rPr>
                  <w:sz w:val="18"/>
                </w:rPr>
                <w:delText>Faster merge for Affinity Precedents</w:delText>
              </w:r>
            </w:del>
          </w:p>
          <w:p w14:paraId="5EBBCC30" w14:textId="14DD810D"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52" w:author="Gallard, Brett (LNG-AUS)" w:date="2020-02-21T16:23:00Z"/>
                <w:sz w:val="18"/>
              </w:rPr>
            </w:pPr>
            <w:del w:id="653" w:author="Gallard, Brett (LNG-AUS)" w:date="2020-02-21T16:23:00Z">
              <w:r w:rsidRPr="00F14F8E" w:rsidDel="00551027">
                <w:rPr>
                  <w:sz w:val="18"/>
                </w:rPr>
                <w:delText>Integrated VOI and Digital Signatures services</w:delText>
              </w:r>
            </w:del>
          </w:p>
          <w:p w14:paraId="659539DB" w14:textId="5EDB83A5"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54" w:author="Gallard, Brett (LNG-AUS)" w:date="2020-02-21T16:23:00Z"/>
                <w:sz w:val="18"/>
              </w:rPr>
            </w:pPr>
            <w:del w:id="655" w:author="Gallard, Brett (LNG-AUS)" w:date="2020-02-21T16:23:00Z">
              <w:r w:rsidRPr="00F14F8E" w:rsidDel="00551027">
                <w:rPr>
                  <w:sz w:val="18"/>
                </w:rPr>
                <w:delText>Improved Outlook integration (signatures and fonts support)</w:delText>
              </w:r>
            </w:del>
          </w:p>
          <w:p w14:paraId="28D98065" w14:textId="7F539E75"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56" w:author="Gallard, Brett (LNG-AUS)" w:date="2020-02-21T16:23:00Z"/>
                <w:sz w:val="18"/>
              </w:rPr>
            </w:pPr>
            <w:del w:id="657" w:author="Gallard, Brett (LNG-AUS)" w:date="2020-02-21T16:23:00Z">
              <w:r w:rsidRPr="00F14F8E" w:rsidDel="00551027">
                <w:rPr>
                  <w:sz w:val="18"/>
                </w:rPr>
                <w:delText>Import Journals to the General Ledger</w:delText>
              </w:r>
            </w:del>
          </w:p>
          <w:p w14:paraId="3B1F6381" w14:textId="1496DDAD"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58" w:author="Gallard, Brett (LNG-AUS)" w:date="2020-02-21T16:23:00Z"/>
                <w:sz w:val="18"/>
              </w:rPr>
            </w:pPr>
            <w:del w:id="659" w:author="Gallard, Brett (LNG-AUS)" w:date="2020-02-21T16:23:00Z">
              <w:r w:rsidRPr="00F14F8E" w:rsidDel="00551027">
                <w:rPr>
                  <w:sz w:val="18"/>
                </w:rPr>
                <w:delText>Find recently used documents quickly and easily</w:delText>
              </w:r>
            </w:del>
          </w:p>
          <w:p w14:paraId="3E392A46" w14:textId="22868670"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60" w:author="Gallard, Brett (LNG-AUS)" w:date="2020-02-21T16:23:00Z"/>
                <w:sz w:val="18"/>
              </w:rPr>
            </w:pPr>
            <w:del w:id="661" w:author="Gallard, Brett (LNG-AUS)" w:date="2020-02-21T16:23:00Z">
              <w:r w:rsidRPr="00F14F8E" w:rsidDel="00551027">
                <w:rPr>
                  <w:sz w:val="18"/>
                </w:rPr>
                <w:delText>Group Cheque Requests</w:delText>
              </w:r>
            </w:del>
          </w:p>
          <w:p w14:paraId="3217942D" w14:textId="2D1003C5"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62" w:author="Gallard, Brett (LNG-AUS)" w:date="2020-02-21T16:23:00Z"/>
                <w:sz w:val="18"/>
              </w:rPr>
            </w:pPr>
            <w:del w:id="663" w:author="Gallard, Brett (LNG-AUS)" w:date="2020-02-21T16:23:00Z">
              <w:r w:rsidRPr="00F14F8E" w:rsidDel="00551027">
                <w:rPr>
                  <w:sz w:val="18"/>
                </w:rPr>
                <w:delText>Batch update of Archived Matters (inc</w:delText>
              </w:r>
              <w:r w:rsidR="00130D3B" w:rsidRPr="00F14F8E" w:rsidDel="00551027">
                <w:rPr>
                  <w:sz w:val="18"/>
                </w:rPr>
                <w:delText>luding</w:delText>
              </w:r>
              <w:r w:rsidRPr="00F14F8E" w:rsidDel="00551027">
                <w:rPr>
                  <w:sz w:val="18"/>
                </w:rPr>
                <w:delText xml:space="preserve"> batch destruction)</w:delText>
              </w:r>
            </w:del>
          </w:p>
          <w:p w14:paraId="7F4AB47B" w14:textId="300337E4"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64" w:author="Gallard, Brett (LNG-AUS)" w:date="2020-02-21T16:23:00Z"/>
                <w:sz w:val="18"/>
              </w:rPr>
            </w:pPr>
            <w:del w:id="665" w:author="Gallard, Brett (LNG-AUS)" w:date="2020-02-21T16:23:00Z">
              <w:r w:rsidRPr="00F14F8E" w:rsidDel="00551027">
                <w:rPr>
                  <w:sz w:val="18"/>
                </w:rPr>
                <w:delText>Improved integration with Lexis Smart precedents</w:delText>
              </w:r>
            </w:del>
          </w:p>
          <w:p w14:paraId="6FFAD428" w14:textId="10479C8E" w:rsidR="007576C8" w:rsidRPr="00F14F8E" w:rsidDel="00551027" w:rsidRDefault="007576C8" w:rsidP="00C17F3E">
            <w:pPr>
              <w:pStyle w:val="ListParagraph"/>
              <w:numPr>
                <w:ilvl w:val="0"/>
                <w:numId w:val="5"/>
              </w:numPr>
              <w:ind w:left="357" w:hanging="357"/>
              <w:cnfStyle w:val="000000000000" w:firstRow="0" w:lastRow="0" w:firstColumn="0" w:lastColumn="0" w:oddVBand="0" w:evenVBand="0" w:oddHBand="0" w:evenHBand="0" w:firstRowFirstColumn="0" w:firstRowLastColumn="0" w:lastRowFirstColumn="0" w:lastRowLastColumn="0"/>
              <w:rPr>
                <w:del w:id="666" w:author="Gallard, Brett (LNG-AUS)" w:date="2020-02-21T16:23:00Z"/>
                <w:sz w:val="18"/>
              </w:rPr>
            </w:pPr>
            <w:del w:id="667" w:author="Gallard, Brett (LNG-AUS)" w:date="2020-02-21T16:23:00Z">
              <w:r w:rsidRPr="00F14F8E" w:rsidDel="00551027">
                <w:rPr>
                  <w:sz w:val="18"/>
                </w:rPr>
                <w:delText>Mitimes integration</w:delText>
              </w:r>
            </w:del>
          </w:p>
        </w:tc>
      </w:tr>
      <w:tr w:rsidR="007576C8" w:rsidRPr="007576C8" w:rsidDel="00551027" w14:paraId="0354363F" w14:textId="50242024" w:rsidTr="00605D77">
        <w:trPr>
          <w:cnfStyle w:val="000000100000" w:firstRow="0" w:lastRow="0" w:firstColumn="0" w:lastColumn="0" w:oddVBand="0" w:evenVBand="0" w:oddHBand="1" w:evenHBand="0" w:firstRowFirstColumn="0" w:firstRowLastColumn="0" w:lastRowFirstColumn="0" w:lastRowLastColumn="0"/>
          <w:del w:id="668" w:author="Gallard, Brett (LNG-AUS)" w:date="2020-02-21T16:23:00Z"/>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87FC053" w14:textId="0E938BEE" w:rsidR="007576C8" w:rsidRPr="00F14F8E" w:rsidDel="00551027" w:rsidRDefault="00A9437A" w:rsidP="00605D77">
            <w:pPr>
              <w:jc w:val="center"/>
              <w:rPr>
                <w:del w:id="669" w:author="Gallard, Brett (LNG-AUS)" w:date="2020-02-21T16:23:00Z"/>
                <w:rFonts w:ascii="Lato" w:hAnsi="Lato"/>
                <w:b w:val="0"/>
                <w:sz w:val="22"/>
              </w:rPr>
            </w:pPr>
            <w:del w:id="670" w:author="Gallard, Brett (LNG-AUS)" w:date="2020-02-21T16:23:00Z">
              <w:r w:rsidRPr="00F14F8E" w:rsidDel="00551027">
                <w:rPr>
                  <w:rFonts w:ascii="Lato" w:hAnsi="Lato"/>
                  <w:b w:val="0"/>
                  <w:sz w:val="22"/>
                </w:rPr>
                <w:delText xml:space="preserve">Lexis Affinity™ </w:delText>
              </w:r>
              <w:r w:rsidR="007576C8" w:rsidRPr="00F14F8E" w:rsidDel="00551027">
                <w:rPr>
                  <w:rFonts w:ascii="Lato" w:hAnsi="Lato"/>
                  <w:b w:val="0"/>
                  <w:sz w:val="22"/>
                </w:rPr>
                <w:delText>7</w:delText>
              </w:r>
            </w:del>
          </w:p>
          <w:p w14:paraId="2801E55A" w14:textId="2474C6A6" w:rsidR="007576C8" w:rsidRPr="00F14F8E" w:rsidDel="00551027" w:rsidRDefault="007576C8" w:rsidP="00605D77">
            <w:pPr>
              <w:jc w:val="center"/>
              <w:rPr>
                <w:del w:id="671" w:author="Gallard, Brett (LNG-AUS)" w:date="2020-02-21T16:23:00Z"/>
                <w:rFonts w:ascii="Lato" w:hAnsi="Lato"/>
                <w:b w:val="0"/>
                <w:sz w:val="22"/>
              </w:rPr>
            </w:pPr>
            <w:del w:id="672" w:author="Gallard, Brett (LNG-AUS)" w:date="2020-02-21T16:23:00Z">
              <w:r w:rsidRPr="00F14F8E" w:rsidDel="00551027">
                <w:rPr>
                  <w:rFonts w:ascii="Lato" w:hAnsi="Lato"/>
                  <w:b w:val="0"/>
                  <w:sz w:val="22"/>
                </w:rPr>
                <w:delText>(7.0</w:delText>
              </w:r>
              <w:r w:rsidR="00927D76" w:rsidRPr="00F14F8E" w:rsidDel="00551027">
                <w:rPr>
                  <w:rFonts w:ascii="Lato" w:hAnsi="Lato"/>
                  <w:b w:val="0"/>
                  <w:sz w:val="22"/>
                </w:rPr>
                <w:delText xml:space="preserve"> – </w:delText>
              </w:r>
              <w:r w:rsidRPr="00F14F8E" w:rsidDel="00551027">
                <w:rPr>
                  <w:rFonts w:ascii="Lato" w:hAnsi="Lato"/>
                  <w:b w:val="0"/>
                  <w:sz w:val="22"/>
                </w:rPr>
                <w:delText>7.1)</w:delText>
              </w:r>
            </w:del>
          </w:p>
        </w:tc>
        <w:tc>
          <w:tcPr>
            <w:tcW w:w="7229" w:type="dxa"/>
          </w:tcPr>
          <w:p w14:paraId="6BC8862F" w14:textId="1F85B908" w:rsidR="007576C8" w:rsidRPr="00F14F8E" w:rsidDel="00551027" w:rsidRDefault="007576C8" w:rsidP="00C17F3E">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73" w:author="Gallard, Brett (LNG-AUS)" w:date="2020-02-21T16:23:00Z"/>
                <w:sz w:val="18"/>
              </w:rPr>
            </w:pPr>
            <w:del w:id="674" w:author="Gallard, Brett (LNG-AUS)" w:date="2020-02-21T16:23:00Z">
              <w:r w:rsidRPr="00F14F8E" w:rsidDel="00551027">
                <w:rPr>
                  <w:sz w:val="18"/>
                </w:rPr>
                <w:delText>Lexis Smart forms &amp; precedents integration</w:delText>
              </w:r>
            </w:del>
          </w:p>
          <w:p w14:paraId="06D0A6C6" w14:textId="02ED2D1A" w:rsidR="007576C8" w:rsidRPr="00F14F8E" w:rsidDel="00551027" w:rsidRDefault="007576C8" w:rsidP="00C17F3E">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75" w:author="Gallard, Brett (LNG-AUS)" w:date="2020-02-21T16:23:00Z"/>
                <w:sz w:val="18"/>
              </w:rPr>
            </w:pPr>
            <w:del w:id="676" w:author="Gallard, Brett (LNG-AUS)" w:date="2020-02-21T16:23:00Z">
              <w:r w:rsidRPr="00F14F8E" w:rsidDel="00551027">
                <w:rPr>
                  <w:sz w:val="18"/>
                </w:rPr>
                <w:delText>Client Portal 2.0</w:delText>
              </w:r>
            </w:del>
          </w:p>
          <w:p w14:paraId="0D9AAA69" w14:textId="5EE58BAB" w:rsidR="007576C8" w:rsidRPr="00F14F8E" w:rsidDel="00551027" w:rsidRDefault="007576C8" w:rsidP="00C17F3E">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77" w:author="Gallard, Brett (LNG-AUS)" w:date="2020-02-21T16:23:00Z"/>
                <w:sz w:val="18"/>
              </w:rPr>
            </w:pPr>
            <w:del w:id="678" w:author="Gallard, Brett (LNG-AUS)" w:date="2020-02-21T16:23:00Z">
              <w:r w:rsidRPr="00F14F8E" w:rsidDel="00551027">
                <w:rPr>
                  <w:sz w:val="18"/>
                </w:rPr>
                <w:delText>Lexis Advance integration</w:delText>
              </w:r>
            </w:del>
          </w:p>
          <w:p w14:paraId="018845A1" w14:textId="5E7ED594" w:rsidR="007576C8" w:rsidRPr="00F14F8E" w:rsidDel="00551027" w:rsidRDefault="007576C8" w:rsidP="00C17F3E">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79" w:author="Gallard, Brett (LNG-AUS)" w:date="2020-02-21T16:23:00Z"/>
                <w:sz w:val="18"/>
              </w:rPr>
            </w:pPr>
            <w:del w:id="680" w:author="Gallard, Brett (LNG-AUS)" w:date="2020-02-21T16:23:00Z">
              <w:r w:rsidRPr="00F14F8E" w:rsidDel="00551027">
                <w:rPr>
                  <w:sz w:val="18"/>
                </w:rPr>
                <w:delText>Office 2016, Windows 10 and Oracle 12c compatibility</w:delText>
              </w:r>
            </w:del>
          </w:p>
          <w:p w14:paraId="63E3EFE7" w14:textId="6C8993C7" w:rsidR="007576C8" w:rsidRPr="00F14F8E" w:rsidDel="00551027" w:rsidRDefault="007576C8" w:rsidP="00C17F3E">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81" w:author="Gallard, Brett (LNG-AUS)" w:date="2020-02-21T16:23:00Z"/>
                <w:sz w:val="18"/>
              </w:rPr>
            </w:pPr>
            <w:del w:id="682" w:author="Gallard, Brett (LNG-AUS)" w:date="2020-02-21T16:23:00Z">
              <w:r w:rsidRPr="00F14F8E" w:rsidDel="00551027">
                <w:rPr>
                  <w:sz w:val="18"/>
                </w:rPr>
                <w:delText>Improved keyboard date entry</w:delText>
              </w:r>
            </w:del>
          </w:p>
          <w:p w14:paraId="3A775686" w14:textId="47076144" w:rsidR="007576C8" w:rsidRPr="00F14F8E" w:rsidDel="00551027" w:rsidRDefault="007576C8" w:rsidP="00C17F3E">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83" w:author="Gallard, Brett (LNG-AUS)" w:date="2020-02-21T16:23:00Z"/>
                <w:sz w:val="18"/>
              </w:rPr>
            </w:pPr>
            <w:del w:id="684" w:author="Gallard, Brett (LNG-AUS)" w:date="2020-02-21T16:23:00Z">
              <w:r w:rsidRPr="00F14F8E" w:rsidDel="00551027">
                <w:rPr>
                  <w:sz w:val="18"/>
                </w:rPr>
                <w:delText>Bank reconciliation update</w:delText>
              </w:r>
            </w:del>
          </w:p>
          <w:p w14:paraId="0F3F1D50" w14:textId="753367DB" w:rsidR="007576C8" w:rsidRPr="00F14F8E" w:rsidDel="00551027" w:rsidRDefault="007576C8" w:rsidP="00C17F3E">
            <w:pPr>
              <w:pStyle w:val="ListParagraph"/>
              <w:numPr>
                <w:ilvl w:val="0"/>
                <w:numId w:val="5"/>
              </w:numPr>
              <w:ind w:left="357" w:hanging="357"/>
              <w:cnfStyle w:val="000000100000" w:firstRow="0" w:lastRow="0" w:firstColumn="0" w:lastColumn="0" w:oddVBand="0" w:evenVBand="0" w:oddHBand="1" w:evenHBand="0" w:firstRowFirstColumn="0" w:firstRowLastColumn="0" w:lastRowFirstColumn="0" w:lastRowLastColumn="0"/>
              <w:rPr>
                <w:del w:id="685" w:author="Gallard, Brett (LNG-AUS)" w:date="2020-02-21T16:23:00Z"/>
                <w:sz w:val="18"/>
              </w:rPr>
            </w:pPr>
            <w:del w:id="686" w:author="Gallard, Brett (LNG-AUS)" w:date="2020-02-21T16:23:00Z">
              <w:r w:rsidRPr="00F14F8E" w:rsidDel="00551027">
                <w:rPr>
                  <w:sz w:val="18"/>
                </w:rPr>
                <w:delText>Compliance update</w:delText>
              </w:r>
            </w:del>
          </w:p>
        </w:tc>
      </w:tr>
    </w:tbl>
    <w:p w14:paraId="29FA8324" w14:textId="12FE2EDD" w:rsidR="00913DA8" w:rsidRPr="00913DA8" w:rsidDel="00551027" w:rsidRDefault="00B3597E" w:rsidP="00913DA8">
      <w:pPr>
        <w:pStyle w:val="ImportantNotePara"/>
        <w:ind w:left="357" w:hanging="357"/>
        <w:rPr>
          <w:del w:id="687" w:author="Gallard, Brett (LNG-AUS)" w:date="2020-02-21T16:23:00Z"/>
        </w:rPr>
      </w:pPr>
      <w:del w:id="688" w:author="Gallard, Brett (LNG-AUS)" w:date="2020-02-21T16:23:00Z">
        <w:r w:rsidRPr="00B3597E" w:rsidDel="00551027">
          <w:rPr>
            <w:rFonts w:ascii="Lato Semibold" w:hAnsi="Lato Semibold"/>
          </w:rPr>
          <w:delText xml:space="preserve">Please note: </w:delText>
        </w:r>
        <w:r w:rsidRPr="00B3597E" w:rsidDel="00551027">
          <w:rPr>
            <w:rFonts w:ascii="Lato Semibold" w:hAnsi="Lato Semibold"/>
          </w:rPr>
          <w:br/>
        </w:r>
        <w:r w:rsidRPr="00913DA8" w:rsidDel="00551027">
          <w:rPr>
            <w:i/>
            <w:sz w:val="18"/>
          </w:rPr>
          <w:delText>If your firm is still using an old version of Affinity (6.0 or earlier), there are a host of new features, integrations and other improvements that your firm are missing out on and it is likely that you and your team will require additional training to get the best out of your Affinity upgrade. Please contact your Account Manager to discuss plans for upgrading Affinity for your firm.</w:delText>
        </w:r>
      </w:del>
    </w:p>
    <w:p w14:paraId="11D21541" w14:textId="74D0B61C" w:rsidR="00F9794B" w:rsidDel="00551027" w:rsidRDefault="00C744FD" w:rsidP="00F66B72">
      <w:pPr>
        <w:pStyle w:val="Heading1"/>
        <w:rPr>
          <w:del w:id="689" w:author="Gallard, Brett (LNG-AUS)" w:date="2020-02-21T16:23:00Z"/>
        </w:rPr>
      </w:pPr>
      <w:del w:id="690" w:author="Gallard, Brett (LNG-AUS)" w:date="2020-02-21T16:23:00Z">
        <w:r w:rsidRPr="00C744FD" w:rsidDel="00551027">
          <w:delText>Oracle Upgrades</w:delText>
        </w:r>
      </w:del>
    </w:p>
    <w:p w14:paraId="7C034C43" w14:textId="05E7534D" w:rsidR="001A526A" w:rsidDel="00551027" w:rsidRDefault="001A526A" w:rsidP="003321C1">
      <w:pPr>
        <w:rPr>
          <w:del w:id="691" w:author="Gallard, Brett (LNG-AUS)" w:date="2020-02-21T16:23:00Z"/>
        </w:rPr>
      </w:pPr>
    </w:p>
    <w:p w14:paraId="6984BBCC" w14:textId="16735FA8" w:rsidR="008B113A" w:rsidDel="00551027" w:rsidRDefault="008B113A" w:rsidP="003E2E95">
      <w:pPr>
        <w:rPr>
          <w:del w:id="692" w:author="Gallard, Brett (LNG-AUS)" w:date="2020-02-21T16:23:00Z"/>
          <w:rFonts w:eastAsia="Calibri"/>
        </w:rPr>
        <w:sectPr w:rsidR="008B113A" w:rsidDel="00551027" w:rsidSect="00C17F3E">
          <w:type w:val="continuous"/>
          <w:pgSz w:w="11906" w:h="16838"/>
          <w:pgMar w:top="1440" w:right="1080" w:bottom="1440" w:left="1080" w:header="708" w:footer="708" w:gutter="0"/>
          <w:cols w:space="708"/>
          <w:docGrid w:linePitch="360"/>
        </w:sectPr>
      </w:pPr>
    </w:p>
    <w:p w14:paraId="3BBB07B6" w14:textId="2DFBACC3" w:rsidR="003E2E95" w:rsidRPr="00CD1845" w:rsidDel="00551027" w:rsidRDefault="003E2E95" w:rsidP="003E2E95">
      <w:pPr>
        <w:rPr>
          <w:del w:id="693" w:author="Gallard, Brett (LNG-AUS)" w:date="2020-02-21T16:23:00Z"/>
          <w:rFonts w:eastAsia="Calibri"/>
        </w:rPr>
      </w:pPr>
      <w:del w:id="694" w:author="Gallard, Brett (LNG-AUS)" w:date="2020-02-21T16:23:00Z">
        <w:r w:rsidDel="00551027">
          <w:rPr>
            <w:rFonts w:eastAsia="Calibri"/>
          </w:rPr>
          <w:delText>Affinity 7.1 and later versions are certified for use with Oracle 12c, which provides improved performance, including improved full-text indexing, indexing of .msg email messages, indexing support for Microsoft Office XML-based (</w:delText>
        </w:r>
        <w:r w:rsidR="009649BC" w:rsidDel="00551027">
          <w:rPr>
            <w:rFonts w:eastAsia="Calibri"/>
          </w:rPr>
          <w:delText xml:space="preserve">e.g. </w:delText>
        </w:r>
        <w:r w:rsidDel="00551027">
          <w:rPr>
            <w:rFonts w:eastAsia="Calibri"/>
          </w:rPr>
          <w:delText>docx, .xlsx) file formats and faster execution of some queries.</w:delText>
        </w:r>
      </w:del>
    </w:p>
    <w:p w14:paraId="1123A3D7" w14:textId="2CD65C47" w:rsidR="003E2E95" w:rsidRPr="00F54BC8" w:rsidDel="00551027" w:rsidRDefault="00F54BC8" w:rsidP="00F54BC8">
      <w:pPr>
        <w:pStyle w:val="ImportantNotePara"/>
        <w:ind w:left="357" w:hanging="357"/>
        <w:rPr>
          <w:del w:id="695" w:author="Gallard, Brett (LNG-AUS)" w:date="2020-02-21T16:23:00Z"/>
          <w:b/>
          <w:i/>
        </w:rPr>
      </w:pPr>
      <w:del w:id="696" w:author="Gallard, Brett (LNG-AUS)" w:date="2020-02-21T16:23:00Z">
        <w:r w:rsidRPr="001C0185" w:rsidDel="00551027">
          <w:rPr>
            <w:rFonts w:ascii="Lato Semibold" w:hAnsi="Lato Semibold"/>
          </w:rPr>
          <w:delText xml:space="preserve">Please </w:delText>
        </w:r>
        <w:r w:rsidR="001C0185" w:rsidRPr="001C0185" w:rsidDel="00551027">
          <w:rPr>
            <w:rFonts w:ascii="Lato Semibold" w:hAnsi="Lato Semibold"/>
          </w:rPr>
          <w:delText>note:</w:delText>
        </w:r>
        <w:r w:rsidR="00913DA8" w:rsidDel="00551027">
          <w:rPr>
            <w:rFonts w:ascii="Lato Semibold" w:hAnsi="Lato Semibold"/>
          </w:rPr>
          <w:delText xml:space="preserve">  </w:delText>
        </w:r>
        <w:r w:rsidR="003E2E95" w:rsidRPr="00913DA8" w:rsidDel="00551027">
          <w:rPr>
            <w:i/>
            <w:sz w:val="18"/>
          </w:rPr>
          <w:delText xml:space="preserve">Oracle ceased extended support for Oracle 11g in December 2018 and we have discontinued support for Affinity with Oracle 11g from that date. If you are still using Oracle 11g with Affinity please contact your </w:delText>
        </w:r>
        <w:r w:rsidR="00913DA8" w:rsidDel="00551027">
          <w:rPr>
            <w:i/>
            <w:sz w:val="18"/>
          </w:rPr>
          <w:delText>LN</w:delText>
        </w:r>
        <w:r w:rsidR="003E2E95" w:rsidRPr="00913DA8" w:rsidDel="00551027">
          <w:rPr>
            <w:i/>
            <w:sz w:val="18"/>
          </w:rPr>
          <w:delText xml:space="preserve"> Relationship Manager to discuss upgrade options.</w:delText>
        </w:r>
      </w:del>
    </w:p>
    <w:p w14:paraId="48B1875A" w14:textId="369EDB06" w:rsidR="008B113A" w:rsidDel="00551027" w:rsidRDefault="008B113A" w:rsidP="003321C1">
      <w:pPr>
        <w:rPr>
          <w:del w:id="697" w:author="Gallard, Brett (LNG-AUS)" w:date="2020-02-21T16:23:00Z"/>
        </w:rPr>
        <w:sectPr w:rsidR="008B113A" w:rsidDel="00551027" w:rsidSect="00913DA8">
          <w:type w:val="continuous"/>
          <w:pgSz w:w="11906" w:h="16838"/>
          <w:pgMar w:top="1440" w:right="1080" w:bottom="1440" w:left="1080" w:header="708" w:footer="708" w:gutter="0"/>
          <w:cols w:num="2" w:space="284"/>
          <w:docGrid w:linePitch="360"/>
        </w:sectPr>
      </w:pPr>
    </w:p>
    <w:p w14:paraId="77A43276" w14:textId="074536BF" w:rsidR="00A9437A" w:rsidDel="00551027" w:rsidRDefault="00A9437A" w:rsidP="003321C1">
      <w:pPr>
        <w:rPr>
          <w:del w:id="698" w:author="Gallard, Brett (LNG-AUS)" w:date="2020-02-21T16:23:00Z"/>
        </w:rPr>
        <w:sectPr w:rsidR="00A9437A" w:rsidDel="00551027" w:rsidSect="00C17F3E">
          <w:type w:val="continuous"/>
          <w:pgSz w:w="11906" w:h="16838"/>
          <w:pgMar w:top="1440" w:right="1080" w:bottom="1440" w:left="1080" w:header="708" w:footer="708" w:gutter="0"/>
          <w:cols w:space="708"/>
          <w:docGrid w:linePitch="360"/>
        </w:sectPr>
      </w:pPr>
    </w:p>
    <w:p w14:paraId="6B4999B0" w14:textId="0551EE65" w:rsidR="001D74C6" w:rsidDel="00551027" w:rsidRDefault="001D74C6" w:rsidP="003321C1">
      <w:pPr>
        <w:rPr>
          <w:del w:id="699" w:author="Gallard, Brett (LNG-AUS)" w:date="2020-02-21T16:23:00Z"/>
        </w:rPr>
      </w:pPr>
    </w:p>
    <w:p w14:paraId="4DB0EADB" w14:textId="3977D813" w:rsidR="00840BFC" w:rsidDel="00551027" w:rsidRDefault="00F715CF" w:rsidP="00F66B72">
      <w:pPr>
        <w:pStyle w:val="Heading1"/>
        <w:rPr>
          <w:del w:id="700" w:author="Gallard, Brett (LNG-AUS)" w:date="2020-02-21T16:23:00Z"/>
        </w:rPr>
      </w:pPr>
      <w:del w:id="701" w:author="Gallard, Brett (LNG-AUS)" w:date="2020-02-21T16:23:00Z">
        <w:r w:rsidRPr="00F715CF" w:rsidDel="00551027">
          <w:delText>Microsoft Office</w:delText>
        </w:r>
      </w:del>
    </w:p>
    <w:p w14:paraId="752F0EAE" w14:textId="45A91816" w:rsidR="00840BFC" w:rsidDel="00551027" w:rsidRDefault="00840BFC" w:rsidP="003321C1">
      <w:pPr>
        <w:rPr>
          <w:del w:id="702" w:author="Gallard, Brett (LNG-AUS)" w:date="2020-02-21T16:23:00Z"/>
        </w:rPr>
      </w:pPr>
    </w:p>
    <w:p w14:paraId="51D29574" w14:textId="030DCCE7" w:rsidR="0032202F" w:rsidDel="00551027" w:rsidRDefault="0032202F" w:rsidP="003321C1">
      <w:pPr>
        <w:rPr>
          <w:del w:id="703" w:author="Gallard, Brett (LNG-AUS)" w:date="2020-02-21T16:23:00Z"/>
        </w:rPr>
        <w:sectPr w:rsidR="0032202F" w:rsidDel="00551027" w:rsidSect="00C17F3E">
          <w:type w:val="continuous"/>
          <w:pgSz w:w="11906" w:h="16838"/>
          <w:pgMar w:top="1440" w:right="1080" w:bottom="1440" w:left="1080" w:header="708" w:footer="708" w:gutter="0"/>
          <w:cols w:space="708"/>
          <w:docGrid w:linePitch="360"/>
        </w:sectPr>
      </w:pPr>
    </w:p>
    <w:p w14:paraId="7540867F" w14:textId="04464D78" w:rsidR="00840BFC" w:rsidDel="00551027" w:rsidRDefault="0032202F" w:rsidP="003321C1">
      <w:pPr>
        <w:rPr>
          <w:del w:id="704" w:author="Gallard, Brett (LNG-AUS)" w:date="2020-02-21T16:23:00Z"/>
        </w:rPr>
      </w:pPr>
      <w:del w:id="705" w:author="Gallard, Brett (LNG-AUS)" w:date="2020-02-21T16:23:00Z">
        <w:r w:rsidRPr="0032202F" w:rsidDel="00551027">
          <w:delText>Microsoft discontinued support for Office 2007 in October 2017. If you are still operating this version of Office, we recommend you consult with your IT providers to organise an upgrade, as it may not be possible to rectify issues affecting Affinity which arise from an unsupported version of MS Office. Please see our Release Compatibility Statement for details of compatible versions of MS Office.</w:delText>
        </w:r>
      </w:del>
    </w:p>
    <w:p w14:paraId="522587EB" w14:textId="1816986A" w:rsidR="0032202F" w:rsidDel="00551027" w:rsidRDefault="0032202F" w:rsidP="003321C1">
      <w:pPr>
        <w:rPr>
          <w:del w:id="706" w:author="Gallard, Brett (LNG-AUS)" w:date="2020-02-21T16:23:00Z"/>
        </w:rPr>
        <w:sectPr w:rsidR="0032202F" w:rsidDel="00551027" w:rsidSect="0032202F">
          <w:type w:val="continuous"/>
          <w:pgSz w:w="11906" w:h="16838"/>
          <w:pgMar w:top="1440" w:right="1080" w:bottom="1440" w:left="1080" w:header="708" w:footer="708" w:gutter="0"/>
          <w:cols w:num="2" w:space="708"/>
          <w:docGrid w:linePitch="360"/>
        </w:sectPr>
      </w:pPr>
    </w:p>
    <w:p w14:paraId="63D195EF" w14:textId="35E1C73E" w:rsidR="00840BFC" w:rsidDel="00551027" w:rsidRDefault="00840BFC" w:rsidP="003321C1">
      <w:pPr>
        <w:rPr>
          <w:del w:id="707" w:author="Gallard, Brett (LNG-AUS)" w:date="2020-02-21T16:23:00Z"/>
        </w:rPr>
      </w:pPr>
    </w:p>
    <w:p w14:paraId="45D86279" w14:textId="31A559DC" w:rsidR="001D74C6" w:rsidDel="00551027" w:rsidRDefault="001D74C6" w:rsidP="003321C1">
      <w:pPr>
        <w:rPr>
          <w:del w:id="708" w:author="Gallard, Brett (LNG-AUS)" w:date="2020-02-21T16:23:00Z"/>
        </w:rPr>
      </w:pPr>
    </w:p>
    <w:p w14:paraId="708044B4" w14:textId="6886624A" w:rsidR="00840BFC" w:rsidDel="00551027" w:rsidRDefault="003E29A0" w:rsidP="00F66B72">
      <w:pPr>
        <w:pStyle w:val="Heading1"/>
        <w:rPr>
          <w:del w:id="709" w:author="Gallard, Brett (LNG-AUS)" w:date="2020-02-21T16:23:00Z"/>
        </w:rPr>
      </w:pPr>
      <w:del w:id="710" w:author="Gallard, Brett (LNG-AUS)" w:date="2020-02-21T16:23:00Z">
        <w:r w:rsidRPr="003E29A0" w:rsidDel="00551027">
          <w:delText>More information</w:delText>
        </w:r>
      </w:del>
    </w:p>
    <w:p w14:paraId="27AB72DF" w14:textId="06759417" w:rsidR="00840BFC" w:rsidDel="00551027" w:rsidRDefault="00840BFC" w:rsidP="003321C1">
      <w:pPr>
        <w:rPr>
          <w:del w:id="711" w:author="Gallard, Brett (LNG-AUS)" w:date="2020-02-21T16:23:00Z"/>
        </w:rPr>
      </w:pPr>
    </w:p>
    <w:p w14:paraId="546CF21C" w14:textId="67BEFCB6" w:rsidR="00694B10" w:rsidDel="00551027" w:rsidRDefault="00694B10" w:rsidP="00015E9E">
      <w:pPr>
        <w:rPr>
          <w:del w:id="712" w:author="Gallard, Brett (LNG-AUS)" w:date="2020-02-21T16:23:00Z"/>
        </w:rPr>
        <w:sectPr w:rsidR="00694B10" w:rsidDel="00551027" w:rsidSect="00C17F3E">
          <w:type w:val="continuous"/>
          <w:pgSz w:w="11906" w:h="16838"/>
          <w:pgMar w:top="1440" w:right="1080" w:bottom="1440" w:left="1080" w:header="708" w:footer="708" w:gutter="0"/>
          <w:cols w:space="708"/>
          <w:docGrid w:linePitch="360"/>
        </w:sectPr>
      </w:pPr>
    </w:p>
    <w:p w14:paraId="6A5C46F9" w14:textId="5D1218DA" w:rsidR="00015E9E" w:rsidDel="00551027" w:rsidRDefault="00015E9E" w:rsidP="00015E9E">
      <w:pPr>
        <w:rPr>
          <w:del w:id="713" w:author="Gallard, Brett (LNG-AUS)" w:date="2020-02-21T16:23:00Z"/>
        </w:rPr>
      </w:pPr>
      <w:del w:id="714" w:author="Gallard, Brett (LNG-AUS)" w:date="2020-02-21T16:23:00Z">
        <w:r w:rsidDel="00551027">
          <w:delText xml:space="preserve">Release documentation for all Affinity releases is available to download from the Lexis Care service centre at </w:delText>
        </w:r>
        <w:r w:rsidR="006E6587" w:rsidDel="00551027">
          <w:fldChar w:fldCharType="begin"/>
        </w:r>
        <w:r w:rsidR="006E6587" w:rsidDel="00551027">
          <w:delInstrText xml:space="preserve"> HYPERLINK "https://lexiscare.com.au" </w:delInstrText>
        </w:r>
        <w:r w:rsidR="006E6587" w:rsidDel="00551027">
          <w:fldChar w:fldCharType="separate"/>
        </w:r>
        <w:r w:rsidR="00CD1D7A" w:rsidRPr="00875901" w:rsidDel="00551027">
          <w:rPr>
            <w:rStyle w:val="Hyperlink"/>
          </w:rPr>
          <w:delText>https://lexiscare.com.au</w:delText>
        </w:r>
        <w:r w:rsidR="006E6587" w:rsidDel="00551027">
          <w:rPr>
            <w:rStyle w:val="Hyperlink"/>
          </w:rPr>
          <w:fldChar w:fldCharType="end"/>
        </w:r>
      </w:del>
    </w:p>
    <w:p w14:paraId="37683FC1" w14:textId="1A5042A8" w:rsidR="00694B10" w:rsidDel="00551027" w:rsidRDefault="00694B10" w:rsidP="00015E9E">
      <w:pPr>
        <w:rPr>
          <w:del w:id="715" w:author="Gallard, Brett (LNG-AUS)" w:date="2020-02-21T16:23:00Z"/>
        </w:rPr>
      </w:pPr>
    </w:p>
    <w:p w14:paraId="711BB3F1" w14:textId="141161BB" w:rsidR="00015E9E" w:rsidDel="00551027" w:rsidRDefault="00015E9E" w:rsidP="00015E9E">
      <w:pPr>
        <w:rPr>
          <w:del w:id="716" w:author="Gallard, Brett (LNG-AUS)" w:date="2020-02-21T16:23:00Z"/>
        </w:rPr>
      </w:pPr>
      <w:del w:id="717" w:author="Gallard, Brett (LNG-AUS)" w:date="2020-02-21T16:23:00Z">
        <w:r w:rsidDel="00551027">
          <w:delText xml:space="preserve">We have a series of short videos, highlighting key changes introduced with each release, to help Lawyers and staff get the best out of Affinity. These are available under the Education &amp; Training section in the Service Centre, or via </w:delText>
        </w:r>
        <w:r w:rsidR="006E6587" w:rsidDel="00551027">
          <w:fldChar w:fldCharType="begin"/>
        </w:r>
        <w:r w:rsidR="006E6587" w:rsidDel="00551027">
          <w:delInstrText xml:space="preserve"> HYPERLINK "http://www.lexiscare.com.au/taxonomy/term/1672" </w:delInstrText>
        </w:r>
        <w:r w:rsidR="006E6587" w:rsidDel="00551027">
          <w:fldChar w:fldCharType="separate"/>
        </w:r>
        <w:r w:rsidR="00CD1D7A" w:rsidRPr="00875901" w:rsidDel="00551027">
          <w:rPr>
            <w:rStyle w:val="Hyperlink"/>
          </w:rPr>
          <w:delText>http://www.lexiscare.com.au/taxonomy/term/1672</w:delText>
        </w:r>
        <w:r w:rsidR="006E6587" w:rsidDel="00551027">
          <w:rPr>
            <w:rStyle w:val="Hyperlink"/>
          </w:rPr>
          <w:fldChar w:fldCharType="end"/>
        </w:r>
      </w:del>
    </w:p>
    <w:p w14:paraId="3FF54ED9" w14:textId="79DEF1FC" w:rsidR="00694B10" w:rsidDel="00551027" w:rsidRDefault="00694B10" w:rsidP="00015E9E">
      <w:pPr>
        <w:rPr>
          <w:del w:id="718" w:author="Gallard, Brett (LNG-AUS)" w:date="2020-02-21T16:23:00Z"/>
        </w:rPr>
        <w:sectPr w:rsidR="00694B10" w:rsidDel="00551027" w:rsidSect="00694B10">
          <w:type w:val="continuous"/>
          <w:pgSz w:w="11906" w:h="16838"/>
          <w:pgMar w:top="1440" w:right="1080" w:bottom="1440" w:left="1080" w:header="708" w:footer="708" w:gutter="0"/>
          <w:cols w:num="2" w:space="708"/>
          <w:docGrid w:linePitch="360"/>
        </w:sectPr>
      </w:pPr>
    </w:p>
    <w:p w14:paraId="68686DC6" w14:textId="78F65372" w:rsidR="00CD1D7A" w:rsidDel="00551027" w:rsidRDefault="00CD1D7A" w:rsidP="00015E9E">
      <w:pPr>
        <w:rPr>
          <w:del w:id="719" w:author="Gallard, Brett (LNG-AUS)" w:date="2020-02-21T16:23:00Z"/>
        </w:rPr>
      </w:pPr>
    </w:p>
    <w:p w14:paraId="32D27389" w14:textId="1CEC22D8" w:rsidR="001D74C6" w:rsidDel="00551027" w:rsidRDefault="001D74C6" w:rsidP="00015E9E">
      <w:pPr>
        <w:rPr>
          <w:del w:id="720" w:author="Gallard, Brett (LNG-AUS)" w:date="2020-02-21T16:23:00Z"/>
        </w:rPr>
      </w:pPr>
    </w:p>
    <w:p w14:paraId="1C42E511" w14:textId="2A0177A3" w:rsidR="001D74C6" w:rsidDel="00551027" w:rsidRDefault="001D74C6" w:rsidP="00015E9E">
      <w:pPr>
        <w:rPr>
          <w:del w:id="721" w:author="Gallard, Brett (LNG-AUS)" w:date="2020-02-21T16:23:00Z"/>
        </w:rPr>
      </w:pPr>
    </w:p>
    <w:p w14:paraId="21EE24DA" w14:textId="1557606A" w:rsidR="001D74C6" w:rsidDel="00551027" w:rsidRDefault="001D74C6" w:rsidP="00015E9E">
      <w:pPr>
        <w:rPr>
          <w:del w:id="722" w:author="Gallard, Brett (LNG-AUS)" w:date="2020-02-21T16:23:00Z"/>
        </w:rPr>
      </w:pPr>
    </w:p>
    <w:p w14:paraId="44B03E6D" w14:textId="541A7ED3" w:rsidR="00F50F38" w:rsidDel="00551027" w:rsidRDefault="00F50F38" w:rsidP="00015E9E">
      <w:pPr>
        <w:rPr>
          <w:del w:id="723" w:author="Gallard, Brett (LNG-AUS)" w:date="2020-02-21T16:23:00Z"/>
        </w:rPr>
      </w:pPr>
    </w:p>
    <w:p w14:paraId="15F29138" w14:textId="178046F6" w:rsidR="00F50F38" w:rsidDel="00551027" w:rsidRDefault="00F50F38" w:rsidP="00015E9E">
      <w:pPr>
        <w:rPr>
          <w:del w:id="724" w:author="Gallard, Brett (LNG-AUS)" w:date="2020-02-21T16:23:00Z"/>
        </w:rPr>
      </w:pPr>
    </w:p>
    <w:p w14:paraId="13925486" w14:textId="2F2F0AD5" w:rsidR="00F50F38" w:rsidDel="00551027" w:rsidRDefault="00F50F38" w:rsidP="00015E9E">
      <w:pPr>
        <w:rPr>
          <w:del w:id="725" w:author="Gallard, Brett (LNG-AUS)" w:date="2020-02-21T16:23:00Z"/>
        </w:rPr>
      </w:pPr>
    </w:p>
    <w:p w14:paraId="02C634BE" w14:textId="3ABF6173" w:rsidR="00CF222F" w:rsidDel="00551027" w:rsidRDefault="00CF222F" w:rsidP="00015E9E">
      <w:pPr>
        <w:rPr>
          <w:del w:id="726" w:author="Gallard, Brett (LNG-AUS)" w:date="2020-02-21T16:23:00Z"/>
        </w:rPr>
      </w:pPr>
    </w:p>
    <w:p w14:paraId="65BF17BB" w14:textId="5B0A4AF9" w:rsidR="00CF222F" w:rsidDel="00551027" w:rsidRDefault="00CF222F" w:rsidP="00015E9E">
      <w:pPr>
        <w:rPr>
          <w:del w:id="727" w:author="Gallard, Brett (LNG-AUS)" w:date="2020-02-21T16:23:00Z"/>
        </w:rPr>
      </w:pPr>
    </w:p>
    <w:p w14:paraId="2BC4E0B6" w14:textId="34EB1643" w:rsidR="00CF222F" w:rsidDel="00551027" w:rsidRDefault="00CF222F" w:rsidP="00015E9E">
      <w:pPr>
        <w:rPr>
          <w:del w:id="728" w:author="Gallard, Brett (LNG-AUS)" w:date="2020-02-21T16:23:00Z"/>
        </w:rPr>
      </w:pPr>
    </w:p>
    <w:p w14:paraId="4002DD56" w14:textId="39C1E015" w:rsidR="00CF222F" w:rsidDel="00551027" w:rsidRDefault="00CF222F" w:rsidP="00015E9E">
      <w:pPr>
        <w:rPr>
          <w:del w:id="729" w:author="Gallard, Brett (LNG-AUS)" w:date="2020-02-21T16:23:00Z"/>
        </w:rPr>
      </w:pPr>
    </w:p>
    <w:p w14:paraId="6954FABF" w14:textId="5DBE5401" w:rsidR="00CF222F" w:rsidDel="00551027" w:rsidRDefault="00CF222F" w:rsidP="00015E9E">
      <w:pPr>
        <w:rPr>
          <w:del w:id="730" w:author="Gallard, Brett (LNG-AUS)" w:date="2020-02-21T16:23:00Z"/>
        </w:rPr>
      </w:pPr>
    </w:p>
    <w:p w14:paraId="666B0280" w14:textId="69A9840D" w:rsidR="00F50F38" w:rsidDel="00551027" w:rsidRDefault="00F50F38" w:rsidP="00015E9E">
      <w:pPr>
        <w:rPr>
          <w:del w:id="731" w:author="Gallard, Brett (LNG-AUS)" w:date="2020-02-21T16:23:00Z"/>
        </w:rPr>
      </w:pPr>
    </w:p>
    <w:p w14:paraId="24C95776" w14:textId="273BD0D3" w:rsidR="00F50F38" w:rsidDel="00551027" w:rsidRDefault="00F50F38" w:rsidP="00015E9E">
      <w:pPr>
        <w:rPr>
          <w:del w:id="732" w:author="Gallard, Brett (LNG-AUS)" w:date="2020-02-21T16:23:00Z"/>
        </w:rPr>
      </w:pPr>
    </w:p>
    <w:p w14:paraId="2F9CE913" w14:textId="3CC6E9EC" w:rsidR="00694B10" w:rsidDel="00551027" w:rsidRDefault="00694B10" w:rsidP="00015E9E">
      <w:pPr>
        <w:rPr>
          <w:del w:id="733" w:author="Gallard, Brett (LNG-AUS)" w:date="2020-02-21T16:23:00Z"/>
        </w:rPr>
      </w:pPr>
    </w:p>
    <w:p w14:paraId="6BAAC861" w14:textId="5A4F8629" w:rsidR="00600F15" w:rsidRPr="00DC671B" w:rsidDel="00551027" w:rsidRDefault="00015E9E" w:rsidP="00015E9E">
      <w:pPr>
        <w:rPr>
          <w:del w:id="734" w:author="Gallard, Brett (LNG-AUS)" w:date="2020-02-21T16:23:00Z"/>
          <w:rFonts w:ascii="Lato Medium" w:hAnsi="Lato Medium"/>
          <w:sz w:val="28"/>
        </w:rPr>
      </w:pPr>
      <w:del w:id="735" w:author="Gallard, Brett (LNG-AUS)" w:date="2020-02-21T16:23:00Z">
        <w:r w:rsidRPr="00927D76" w:rsidDel="00551027">
          <w:rPr>
            <w:rFonts w:ascii="Lato" w:hAnsi="Lato"/>
            <w:sz w:val="28"/>
          </w:rPr>
          <w:delText xml:space="preserve">If you would like assistance </w:delText>
        </w:r>
        <w:r w:rsidR="001D74C6" w:rsidRPr="00927D76" w:rsidDel="00551027">
          <w:rPr>
            <w:rFonts w:ascii="Lato" w:hAnsi="Lato"/>
            <w:sz w:val="28"/>
          </w:rPr>
          <w:delText>to upgrade Lexis Affinity™</w:delText>
        </w:r>
        <w:r w:rsidRPr="00927D76" w:rsidDel="00551027">
          <w:rPr>
            <w:rFonts w:ascii="Lato" w:hAnsi="Lato"/>
            <w:sz w:val="28"/>
          </w:rPr>
          <w:delText>, or to discuss your firms</w:delText>
        </w:r>
        <w:r w:rsidR="001D74C6" w:rsidRPr="00927D76" w:rsidDel="00551027">
          <w:rPr>
            <w:rFonts w:ascii="Lato" w:hAnsi="Lato"/>
            <w:sz w:val="28"/>
          </w:rPr>
          <w:delText>’</w:delText>
        </w:r>
        <w:r w:rsidRPr="00927D76" w:rsidDel="00551027">
          <w:rPr>
            <w:rFonts w:ascii="Lato" w:hAnsi="Lato"/>
            <w:sz w:val="28"/>
          </w:rPr>
          <w:delText xml:space="preserve"> requirements in more detail, please </w:delText>
        </w:r>
        <w:r w:rsidRPr="00DC671B" w:rsidDel="00551027">
          <w:rPr>
            <w:rFonts w:ascii="Lato Medium" w:hAnsi="Lato Medium"/>
            <w:sz w:val="28"/>
          </w:rPr>
          <w:delText>contact</w:delText>
        </w:r>
        <w:r w:rsidR="001D74C6" w:rsidRPr="00DC671B" w:rsidDel="00551027">
          <w:rPr>
            <w:rFonts w:ascii="Lato Medium" w:hAnsi="Lato Medium"/>
            <w:sz w:val="28"/>
          </w:rPr>
          <w:delText xml:space="preserve"> your LexisNexis Account Manager</w:delText>
        </w:r>
        <w:r w:rsidRPr="00DC671B" w:rsidDel="00551027">
          <w:rPr>
            <w:rFonts w:ascii="Lato Medium" w:hAnsi="Lato Medium"/>
            <w:sz w:val="28"/>
          </w:rPr>
          <w:delText>:</w:delText>
        </w:r>
      </w:del>
    </w:p>
    <w:p w14:paraId="3ED0008E" w14:textId="37DAADDC" w:rsidR="00CD1D7A" w:rsidDel="00551027" w:rsidRDefault="00CD1D7A" w:rsidP="00015E9E">
      <w:pPr>
        <w:rPr>
          <w:del w:id="736" w:author="Gallard, Brett (LNG-AUS)" w:date="2020-02-21T16:23:00Z"/>
        </w:rPr>
      </w:pPr>
    </w:p>
    <w:tbl>
      <w:tblPr>
        <w:tblW w:w="9750" w:type="dxa"/>
        <w:tblLayout w:type="fixed"/>
        <w:tblCellMar>
          <w:top w:w="150" w:type="dxa"/>
          <w:left w:w="28" w:type="dxa"/>
          <w:bottom w:w="150" w:type="dxa"/>
          <w:right w:w="0" w:type="dxa"/>
        </w:tblCellMar>
        <w:tblLook w:val="04A0" w:firstRow="1" w:lastRow="0" w:firstColumn="1" w:lastColumn="0" w:noHBand="0" w:noVBand="1"/>
      </w:tblPr>
      <w:tblGrid>
        <w:gridCol w:w="1757"/>
        <w:gridCol w:w="3118"/>
        <w:gridCol w:w="1757"/>
        <w:gridCol w:w="3118"/>
      </w:tblGrid>
      <w:tr w:rsidR="0067562D" w:rsidRPr="00B80650" w:rsidDel="00551027" w14:paraId="4FBE661B" w14:textId="70F8D01B" w:rsidTr="00694B10">
        <w:trPr>
          <w:del w:id="737" w:author="Gallard, Brett (LNG-AUS)" w:date="2020-02-21T16:23:00Z"/>
        </w:trPr>
        <w:tc>
          <w:tcPr>
            <w:tcW w:w="1757" w:type="dxa"/>
            <w:vAlign w:val="center"/>
            <w:hideMark/>
          </w:tcPr>
          <w:p w14:paraId="680BC31A" w14:textId="4A197EAD" w:rsidR="00376F66" w:rsidRPr="00B80650" w:rsidDel="00551027" w:rsidRDefault="00376F66">
            <w:pPr>
              <w:rPr>
                <w:del w:id="738" w:author="Gallard, Brett (LNG-AUS)" w:date="2020-02-21T16:23:00Z"/>
                <w:color w:val="373739"/>
              </w:rPr>
            </w:pPr>
            <w:del w:id="739" w:author="Gallard, Brett (LNG-AUS)" w:date="2020-02-21T16:23:00Z">
              <w:r w:rsidRPr="00B80650" w:rsidDel="00551027">
                <w:rPr>
                  <w:noProof/>
                  <w:color w:val="373739"/>
                  <w:lang w:val="en-IN" w:eastAsia="en-IN"/>
                  <w:rPrChange w:id="740" w:author="Unknown">
                    <w:rPr>
                      <w:noProof/>
                      <w:lang w:val="en-IN" w:eastAsia="en-IN"/>
                    </w:rPr>
                  </w:rPrChange>
                </w:rPr>
                <w:drawing>
                  <wp:inline distT="0" distB="0" distL="0" distR="0" wp14:anchorId="598758E7" wp14:editId="4996909D">
                    <wp:extent cx="1080000" cy="1080000"/>
                    <wp:effectExtent l="0" t="0" r="6350" b="6350"/>
                    <wp:docPr id="10" name="Picture 10" descr="https://www.lexisnexis.com.au/__data/assets/image/0017/310157/Karen-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exisnexis.com.au/__data/assets/image/0017/310157/Karen-200p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del>
          </w:p>
        </w:tc>
        <w:tc>
          <w:tcPr>
            <w:tcW w:w="3118" w:type="dxa"/>
            <w:vAlign w:val="center"/>
            <w:hideMark/>
          </w:tcPr>
          <w:p w14:paraId="2648A340" w14:textId="369451C0" w:rsidR="00376F66" w:rsidRPr="00B80650" w:rsidDel="00551027" w:rsidRDefault="00376F66" w:rsidP="00600F15">
            <w:pPr>
              <w:pStyle w:val="NormalWeb"/>
              <w:spacing w:before="0" w:beforeAutospacing="0"/>
              <w:rPr>
                <w:del w:id="741" w:author="Gallard, Brett (LNG-AUS)" w:date="2020-02-21T16:23:00Z"/>
                <w:rFonts w:ascii="Lato Light" w:hAnsi="Lato Light"/>
                <w:color w:val="373739"/>
              </w:rPr>
            </w:pPr>
            <w:del w:id="742" w:author="Gallard, Brett (LNG-AUS)" w:date="2020-02-21T16:23:00Z">
              <w:r w:rsidRPr="00B80650" w:rsidDel="00551027">
                <w:rPr>
                  <w:rStyle w:val="Strong"/>
                  <w:rFonts w:ascii="Lato Semibold" w:hAnsi="Lato Semibold"/>
                  <w:b w:val="0"/>
                  <w:color w:val="373739"/>
                </w:rPr>
                <w:delText>Karen Bovaird</w:delText>
              </w:r>
              <w:r w:rsidRPr="00B80650" w:rsidDel="00551027">
                <w:rPr>
                  <w:rFonts w:ascii="Lato Semibold" w:hAnsi="Lato Semibold"/>
                  <w:b/>
                  <w:color w:val="373739"/>
                </w:rPr>
                <w:br/>
              </w:r>
              <w:r w:rsidR="006E6587" w:rsidDel="00551027">
                <w:fldChar w:fldCharType="begin"/>
              </w:r>
              <w:r w:rsidR="006E6587" w:rsidDel="00551027">
                <w:delInstrText xml:space="preserve"> HYPERLINK "mailto:karen.bovaird@lexisnexis.com.au" </w:delInstrText>
              </w:r>
              <w:r w:rsidR="006E6587" w:rsidDel="00551027">
                <w:fldChar w:fldCharType="separate"/>
              </w:r>
              <w:r w:rsidRPr="00694B10" w:rsidDel="00551027">
                <w:rPr>
                  <w:rStyle w:val="Hyperlink"/>
                  <w:rFonts w:ascii="Lato Light" w:hAnsi="Lato Light"/>
                  <w:color w:val="0077CC"/>
                  <w:sz w:val="20"/>
                </w:rPr>
                <w:delText>karen.bovaird@lexisnexis.com.au</w:delText>
              </w:r>
              <w:r w:rsidR="006E6587" w:rsidDel="00551027">
                <w:rPr>
                  <w:rStyle w:val="Hyperlink"/>
                  <w:color w:val="0077CC"/>
                </w:rPr>
                <w:fldChar w:fldCharType="end"/>
              </w:r>
              <w:r w:rsidRPr="00B80650" w:rsidDel="00551027">
                <w:rPr>
                  <w:rFonts w:ascii="Lato Light" w:hAnsi="Lato Light"/>
                  <w:color w:val="373739"/>
                  <w:sz w:val="20"/>
                </w:rPr>
                <w:br/>
                <w:delText>Mobile: +61 0481 905 638</w:delText>
              </w:r>
              <w:r w:rsidRPr="00B80650" w:rsidDel="00551027">
                <w:rPr>
                  <w:rFonts w:ascii="Lato Light" w:hAnsi="Lato Light"/>
                  <w:color w:val="373739"/>
                  <w:sz w:val="20"/>
                </w:rPr>
                <w:br/>
                <w:delText>Office: +61 07 3335 0096</w:delText>
              </w:r>
            </w:del>
          </w:p>
        </w:tc>
        <w:tc>
          <w:tcPr>
            <w:tcW w:w="1757" w:type="dxa"/>
            <w:vAlign w:val="center"/>
            <w:hideMark/>
          </w:tcPr>
          <w:p w14:paraId="4BAB89D1" w14:textId="237F9F0E" w:rsidR="00376F66" w:rsidRPr="00B80650" w:rsidDel="00551027" w:rsidRDefault="00376F66">
            <w:pPr>
              <w:rPr>
                <w:del w:id="743" w:author="Gallard, Brett (LNG-AUS)" w:date="2020-02-21T16:23:00Z"/>
                <w:color w:val="373739"/>
              </w:rPr>
            </w:pPr>
            <w:del w:id="744" w:author="Gallard, Brett (LNG-AUS)" w:date="2020-02-21T16:23:00Z">
              <w:r w:rsidRPr="00B80650" w:rsidDel="00551027">
                <w:rPr>
                  <w:noProof/>
                  <w:color w:val="373739"/>
                  <w:lang w:val="en-IN" w:eastAsia="en-IN"/>
                  <w:rPrChange w:id="745" w:author="Unknown">
                    <w:rPr>
                      <w:noProof/>
                      <w:lang w:val="en-IN" w:eastAsia="en-IN"/>
                    </w:rPr>
                  </w:rPrChange>
                </w:rPr>
                <w:drawing>
                  <wp:inline distT="0" distB="0" distL="0" distR="0" wp14:anchorId="386A7B5F" wp14:editId="234E97D0">
                    <wp:extent cx="1080000" cy="1080000"/>
                    <wp:effectExtent l="0" t="0" r="6350" b="6350"/>
                    <wp:docPr id="9" name="Picture 9" descr="https://www.lexisnexis.com.au/__data/assets/image/0016/310156/Garland-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exisnexis.com.au/__data/assets/image/0016/310156/Garland-200p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del>
          </w:p>
        </w:tc>
        <w:tc>
          <w:tcPr>
            <w:tcW w:w="3118" w:type="dxa"/>
            <w:vAlign w:val="center"/>
            <w:hideMark/>
          </w:tcPr>
          <w:p w14:paraId="0ED30047" w14:textId="40114109" w:rsidR="00376F66" w:rsidRPr="00B80650" w:rsidDel="00551027" w:rsidRDefault="00376F66">
            <w:pPr>
              <w:pStyle w:val="NormalWeb"/>
              <w:spacing w:before="0" w:beforeAutospacing="0"/>
              <w:rPr>
                <w:del w:id="746" w:author="Gallard, Brett (LNG-AUS)" w:date="2020-02-21T16:23:00Z"/>
                <w:rFonts w:ascii="Lato Light" w:hAnsi="Lato Light"/>
                <w:color w:val="373739"/>
              </w:rPr>
            </w:pPr>
            <w:del w:id="747" w:author="Gallard, Brett (LNG-AUS)" w:date="2020-02-21T16:23:00Z">
              <w:r w:rsidRPr="00B80650" w:rsidDel="00551027">
                <w:rPr>
                  <w:rStyle w:val="Strong"/>
                  <w:rFonts w:ascii="Lato Semibold" w:hAnsi="Lato Semibold"/>
                  <w:b w:val="0"/>
                  <w:color w:val="373739"/>
                </w:rPr>
                <w:delText>Garland Cheang</w:delText>
              </w:r>
              <w:r w:rsidRPr="00B80650" w:rsidDel="00551027">
                <w:rPr>
                  <w:rFonts w:ascii="Lato Light" w:hAnsi="Lato Light"/>
                  <w:color w:val="373739"/>
                </w:rPr>
                <w:br/>
              </w:r>
              <w:r w:rsidR="006E6587" w:rsidDel="00551027">
                <w:fldChar w:fldCharType="begin"/>
              </w:r>
              <w:r w:rsidR="006E6587" w:rsidDel="00551027">
                <w:delInstrText xml:space="preserve"> HYPERLINK "mailto:Garland.Cheang@lexisnexis.com.au" </w:delInstrText>
              </w:r>
              <w:r w:rsidR="006E6587" w:rsidDel="00551027">
                <w:fldChar w:fldCharType="separate"/>
              </w:r>
              <w:r w:rsidRPr="00694B10" w:rsidDel="00551027">
                <w:rPr>
                  <w:rStyle w:val="Hyperlink"/>
                  <w:rFonts w:ascii="Lato Light" w:hAnsi="Lato Light"/>
                  <w:color w:val="0077CC"/>
                  <w:sz w:val="20"/>
                </w:rPr>
                <w:delText>Garland.Cheang@lexisnexis.com.au</w:delText>
              </w:r>
              <w:r w:rsidR="006E6587" w:rsidDel="00551027">
                <w:rPr>
                  <w:rStyle w:val="Hyperlink"/>
                  <w:color w:val="0077CC"/>
                </w:rPr>
                <w:fldChar w:fldCharType="end"/>
              </w:r>
              <w:r w:rsidRPr="00B80650" w:rsidDel="00551027">
                <w:rPr>
                  <w:rFonts w:ascii="Lato Light" w:hAnsi="Lato Light"/>
                  <w:color w:val="373739"/>
                  <w:sz w:val="20"/>
                </w:rPr>
                <w:br/>
                <w:delText>Mobile:   +61 0481 905 234</w:delText>
              </w:r>
              <w:r w:rsidRPr="00B80650" w:rsidDel="00551027">
                <w:rPr>
                  <w:rFonts w:ascii="Lato Light" w:hAnsi="Lato Light"/>
                  <w:color w:val="373739"/>
                  <w:sz w:val="20"/>
                </w:rPr>
                <w:br/>
                <w:delText>Office:  +61 02 9422 256</w:delText>
              </w:r>
            </w:del>
          </w:p>
        </w:tc>
      </w:tr>
    </w:tbl>
    <w:p w14:paraId="03E68575" w14:textId="145493D9" w:rsidR="00840BFC" w:rsidDel="00551027" w:rsidRDefault="00840BFC" w:rsidP="003321C1">
      <w:pPr>
        <w:rPr>
          <w:del w:id="748" w:author="Gallard, Brett (LNG-AUS)" w:date="2020-02-21T16:23:00Z"/>
        </w:rPr>
      </w:pPr>
    </w:p>
    <w:p w14:paraId="4BF43202" w14:textId="0BB89F03" w:rsidR="00CC2780" w:rsidDel="00551027" w:rsidRDefault="00CC2780" w:rsidP="00CC2780">
      <w:pPr>
        <w:tabs>
          <w:tab w:val="right" w:pos="9356"/>
        </w:tabs>
        <w:rPr>
          <w:del w:id="749" w:author="Gallard, Brett (LNG-AUS)" w:date="2020-02-21T16:23:00Z"/>
        </w:rPr>
      </w:pPr>
    </w:p>
    <w:p w14:paraId="722F56B5" w14:textId="6B7FEC31" w:rsidR="00CC2780" w:rsidDel="00551027" w:rsidRDefault="00CC2780" w:rsidP="00CC2780">
      <w:pPr>
        <w:tabs>
          <w:tab w:val="right" w:pos="9356"/>
        </w:tabs>
        <w:rPr>
          <w:del w:id="750" w:author="Gallard, Brett (LNG-AUS)" w:date="2020-02-21T16:23:00Z"/>
        </w:rPr>
      </w:pPr>
      <w:del w:id="751" w:author="Gallard, Brett (LNG-AUS)" w:date="2020-02-21T16:23:00Z">
        <w:r w:rsidDel="00551027">
          <w:tab/>
        </w:r>
        <w:r w:rsidDel="00551027">
          <w:fldChar w:fldCharType="begin"/>
        </w:r>
        <w:r w:rsidDel="00551027">
          <w:delInstrText xml:space="preserve"> DATE  \@ "d MMMM yyyy"  \* MERGEFORMAT </w:delInstrText>
        </w:r>
        <w:r w:rsidDel="00551027">
          <w:fldChar w:fldCharType="separate"/>
        </w:r>
        <w:r w:rsidDel="00551027">
          <w:rPr>
            <w:noProof/>
          </w:rPr>
          <w:delText>21 February 2020</w:delText>
        </w:r>
        <w:r w:rsidDel="00551027">
          <w:fldChar w:fldCharType="end"/>
        </w:r>
      </w:del>
    </w:p>
    <w:p w14:paraId="1D1E51BF" w14:textId="2595116C" w:rsidR="00CC2780" w:rsidDel="00551027" w:rsidRDefault="00CC2780" w:rsidP="00CC2780">
      <w:pPr>
        <w:rPr>
          <w:del w:id="752" w:author="Gallard, Brett (LNG-AUS)" w:date="2020-02-21T16:23:00Z"/>
        </w:rPr>
      </w:pPr>
    </w:p>
    <w:p w14:paraId="2F32C6C2" w14:textId="62CA109C" w:rsidR="00CC2780" w:rsidDel="00551027" w:rsidRDefault="00CC2780" w:rsidP="00CC2780">
      <w:pPr>
        <w:rPr>
          <w:del w:id="753" w:author="Gallard, Brett (LNG-AUS)" w:date="2020-02-21T16:23:00Z"/>
        </w:rPr>
      </w:pPr>
    </w:p>
    <w:p w14:paraId="49FFC70F" w14:textId="42FB7CAA" w:rsidR="00CC2780" w:rsidDel="00551027" w:rsidRDefault="00CC2780" w:rsidP="00CC2780">
      <w:pPr>
        <w:rPr>
          <w:del w:id="754" w:author="Gallard, Brett (LNG-AUS)" w:date="2020-02-21T16:23:00Z"/>
        </w:rPr>
      </w:pPr>
      <w:del w:id="755" w:author="Gallard, Brett (LNG-AUS)" w:date="2020-02-21T16:23:00Z">
        <w:r w:rsidDel="00551027">
          <w:delText>Attention: Judy Brackstone</w:delText>
        </w:r>
      </w:del>
    </w:p>
    <w:p w14:paraId="74846855" w14:textId="44EA5495" w:rsidR="00CC2780" w:rsidDel="00551027" w:rsidRDefault="00CC2780" w:rsidP="00CC2780">
      <w:pPr>
        <w:rPr>
          <w:del w:id="756" w:author="Gallard, Brett (LNG-AUS)" w:date="2020-02-21T16:23:00Z"/>
        </w:rPr>
      </w:pPr>
    </w:p>
    <w:p w14:paraId="16A37593" w14:textId="6CBBB543" w:rsidR="00CC2780" w:rsidDel="00551027" w:rsidRDefault="00CC2780" w:rsidP="00CC2780">
      <w:pPr>
        <w:rPr>
          <w:del w:id="757" w:author="Gallard, Brett (LNG-AUS)" w:date="2020-02-21T16:23:00Z"/>
        </w:rPr>
      </w:pPr>
    </w:p>
    <w:p w14:paraId="17E24313" w14:textId="796CFE2E" w:rsidR="00CC2780" w:rsidRPr="00465FA4" w:rsidDel="00551027" w:rsidRDefault="00CC2780" w:rsidP="00CC2780">
      <w:pPr>
        <w:rPr>
          <w:del w:id="758" w:author="Gallard, Brett (LNG-AUS)" w:date="2020-02-21T16:23:00Z"/>
        </w:rPr>
      </w:pPr>
      <w:del w:id="759" w:author="Gallard, Brett (LNG-AUS)" w:date="2020-02-21T16:23:00Z">
        <w:r w:rsidDel="00551027">
          <w:delText xml:space="preserve">Aughtersons </w:delText>
        </w:r>
      </w:del>
    </w:p>
    <w:p w14:paraId="5E33EBFE" w14:textId="18BDAEF2" w:rsidR="00CC2780" w:rsidDel="00551027" w:rsidRDefault="00CC2780" w:rsidP="00CC2780">
      <w:pPr>
        <w:rPr>
          <w:del w:id="760" w:author="Gallard, Brett (LNG-AUS)" w:date="2020-02-21T16:23:00Z"/>
        </w:rPr>
      </w:pPr>
      <w:del w:id="761" w:author="Gallard, Brett (LNG-AUS)" w:date="2020-02-21T16:23:00Z">
        <w:r w:rsidDel="00551027">
          <w:delText>C/- Judy Brackstone</w:delText>
        </w:r>
      </w:del>
    </w:p>
    <w:p w14:paraId="08F1630B" w14:textId="3FED3854" w:rsidR="00CC2780" w:rsidDel="00551027" w:rsidRDefault="00CC2780" w:rsidP="00CC2780">
      <w:pPr>
        <w:rPr>
          <w:del w:id="762" w:author="Gallard, Brett (LNG-AUS)" w:date="2020-02-21T16:23:00Z"/>
        </w:rPr>
      </w:pPr>
    </w:p>
    <w:p w14:paraId="2F714276" w14:textId="44746D36" w:rsidR="00CC2780" w:rsidDel="00551027" w:rsidRDefault="00CC2780" w:rsidP="00CC2780">
      <w:pPr>
        <w:rPr>
          <w:del w:id="763" w:author="Gallard, Brett (LNG-AUS)" w:date="2020-02-21T16:23:00Z"/>
        </w:rPr>
      </w:pPr>
      <w:del w:id="764" w:author="Gallard, Brett (LNG-AUS)" w:date="2020-02-21T16:23:00Z">
        <w:r w:rsidDel="00551027">
          <w:delText>Dear Judy</w:delText>
        </w:r>
        <w:r w:rsidRPr="00465FA4" w:rsidDel="00551027">
          <w:delText>,</w:delText>
        </w:r>
      </w:del>
    </w:p>
    <w:p w14:paraId="270F7BD1" w14:textId="418E92EC" w:rsidR="00CC2780" w:rsidDel="00551027" w:rsidRDefault="00CC2780" w:rsidP="00CC2780">
      <w:pPr>
        <w:rPr>
          <w:del w:id="765" w:author="Gallard, Brett (LNG-AUS)" w:date="2020-02-21T16:23:00Z"/>
        </w:rPr>
      </w:pPr>
    </w:p>
    <w:p w14:paraId="180DB754" w14:textId="093FBECD" w:rsidR="00CC2780" w:rsidDel="00551027" w:rsidRDefault="00CC2780" w:rsidP="00CC2780">
      <w:pPr>
        <w:rPr>
          <w:del w:id="766" w:author="Gallard, Brett (LNG-AUS)" w:date="2020-02-21T16:23:00Z"/>
        </w:rPr>
      </w:pPr>
      <w:del w:id="767" w:author="Gallard, Brett (LNG-AUS)" w:date="2020-02-21T16:23:00Z">
        <w:r w:rsidDel="00551027">
          <w:delText xml:space="preserve">Thank you once again for the opportunity to provide information on our Affinity solution. </w:delText>
        </w:r>
      </w:del>
    </w:p>
    <w:p w14:paraId="613EC00B" w14:textId="6D877BE9" w:rsidR="00CC2780" w:rsidDel="00551027" w:rsidRDefault="00CC2780" w:rsidP="00CC2780">
      <w:pPr>
        <w:rPr>
          <w:del w:id="768" w:author="Gallard, Brett (LNG-AUS)" w:date="2020-02-21T16:23:00Z"/>
        </w:rPr>
      </w:pPr>
    </w:p>
    <w:p w14:paraId="3F5A5E7B" w14:textId="622F6F33" w:rsidR="00CC2780" w:rsidDel="00551027" w:rsidRDefault="00CC2780" w:rsidP="00CC2780">
      <w:pPr>
        <w:rPr>
          <w:del w:id="769" w:author="Gallard, Brett (LNG-AUS)" w:date="2020-02-21T16:23:00Z"/>
        </w:rPr>
      </w:pPr>
      <w:del w:id="770" w:author="Gallard, Brett (LNG-AUS)" w:date="2020-02-21T16:23:00Z">
        <w:r w:rsidDel="00551027">
          <w:delText>This proposal includes:</w:delText>
        </w:r>
      </w:del>
    </w:p>
    <w:p w14:paraId="08E77186" w14:textId="6A777483" w:rsidR="00CC2780" w:rsidDel="00551027" w:rsidRDefault="00CC2780" w:rsidP="00CC2780">
      <w:pPr>
        <w:pStyle w:val="ListParagraph"/>
        <w:numPr>
          <w:ilvl w:val="0"/>
          <w:numId w:val="13"/>
        </w:numPr>
        <w:rPr>
          <w:del w:id="771" w:author="Gallard, Brett (LNG-AUS)" w:date="2020-02-21T16:23:00Z"/>
        </w:rPr>
      </w:pPr>
      <w:del w:id="772" w:author="Gallard, Brett (LNG-AUS)" w:date="2020-02-21T16:23:00Z">
        <w:r w:rsidDel="00551027">
          <w:delText>Summary of Solution</w:delText>
        </w:r>
      </w:del>
    </w:p>
    <w:p w14:paraId="31FAD72E" w14:textId="225F8E29" w:rsidR="00CC2780" w:rsidDel="00551027" w:rsidRDefault="00CC2780" w:rsidP="00CC2780">
      <w:pPr>
        <w:pStyle w:val="ListParagraph"/>
        <w:numPr>
          <w:ilvl w:val="0"/>
          <w:numId w:val="13"/>
        </w:numPr>
        <w:rPr>
          <w:del w:id="773" w:author="Gallard, Brett (LNG-AUS)" w:date="2020-02-21T16:23:00Z"/>
        </w:rPr>
      </w:pPr>
      <w:del w:id="774" w:author="Gallard, Brett (LNG-AUS)" w:date="2020-02-21T16:23:00Z">
        <w:r w:rsidDel="00551027">
          <w:delText>Key Differences</w:delText>
        </w:r>
      </w:del>
    </w:p>
    <w:p w14:paraId="7F1DCDB5" w14:textId="3C5250F9" w:rsidR="00CC2780" w:rsidDel="00551027" w:rsidRDefault="00CC2780" w:rsidP="00CC2780">
      <w:pPr>
        <w:pStyle w:val="ListParagraph"/>
        <w:numPr>
          <w:ilvl w:val="0"/>
          <w:numId w:val="13"/>
        </w:numPr>
        <w:rPr>
          <w:del w:id="775" w:author="Gallard, Brett (LNG-AUS)" w:date="2020-02-21T16:23:00Z"/>
        </w:rPr>
      </w:pPr>
      <w:del w:id="776" w:author="Gallard, Brett (LNG-AUS)" w:date="2020-02-21T16:23:00Z">
        <w:r w:rsidDel="00551027">
          <w:delText>Important Notes</w:delText>
        </w:r>
      </w:del>
    </w:p>
    <w:p w14:paraId="35699C54" w14:textId="3D13ABC0" w:rsidR="00CC2780" w:rsidDel="00551027" w:rsidRDefault="00CC2780" w:rsidP="00CC2780">
      <w:pPr>
        <w:pStyle w:val="ListParagraph"/>
        <w:numPr>
          <w:ilvl w:val="0"/>
          <w:numId w:val="13"/>
        </w:numPr>
        <w:rPr>
          <w:del w:id="777" w:author="Gallard, Brett (LNG-AUS)" w:date="2020-02-21T16:23:00Z"/>
        </w:rPr>
      </w:pPr>
      <w:del w:id="778" w:author="Gallard, Brett (LNG-AUS)" w:date="2020-02-21T16:23:00Z">
        <w:r w:rsidDel="00551027">
          <w:delText>Assumptions and Exclusions</w:delText>
        </w:r>
      </w:del>
    </w:p>
    <w:p w14:paraId="2F9F1ADB" w14:textId="372A65E8" w:rsidR="00CC2780" w:rsidDel="00551027" w:rsidRDefault="00CC2780" w:rsidP="00CC2780">
      <w:pPr>
        <w:pStyle w:val="ListParagraph"/>
        <w:numPr>
          <w:ilvl w:val="0"/>
          <w:numId w:val="13"/>
        </w:numPr>
        <w:rPr>
          <w:del w:id="779" w:author="Gallard, Brett (LNG-AUS)" w:date="2020-02-21T16:23:00Z"/>
        </w:rPr>
      </w:pPr>
      <w:del w:id="780" w:author="Gallard, Brett (LNG-AUS)" w:date="2020-02-21T16:23:00Z">
        <w:r w:rsidDel="00551027">
          <w:delText>Repayments</w:delText>
        </w:r>
      </w:del>
    </w:p>
    <w:p w14:paraId="05D62352" w14:textId="70943CAF" w:rsidR="00CC2780" w:rsidDel="00551027" w:rsidRDefault="00CC2780" w:rsidP="00CC2780">
      <w:pPr>
        <w:rPr>
          <w:del w:id="781" w:author="Gallard, Brett (LNG-AUS)" w:date="2020-02-21T16:23:00Z"/>
        </w:rPr>
      </w:pPr>
    </w:p>
    <w:p w14:paraId="0315B984" w14:textId="6427CE1C" w:rsidR="00CC2780" w:rsidRPr="00B6582D" w:rsidDel="00551027" w:rsidRDefault="00CC2780" w:rsidP="00CC2780">
      <w:pPr>
        <w:pStyle w:val="TopicHeader"/>
        <w:rPr>
          <w:del w:id="782" w:author="Gallard, Brett (LNG-AUS)" w:date="2020-02-21T16:23:00Z"/>
        </w:rPr>
      </w:pPr>
      <w:del w:id="783" w:author="Gallard, Brett (LNG-AUS)" w:date="2020-02-21T16:23:00Z">
        <w:r w:rsidRPr="00B6582D" w:rsidDel="00551027">
          <w:delText>Summary of Solution</w:delText>
        </w:r>
      </w:del>
    </w:p>
    <w:p w14:paraId="737A9D52" w14:textId="2A772303" w:rsidR="00CC2780" w:rsidDel="00551027" w:rsidRDefault="00CC2780" w:rsidP="00CC2780">
      <w:pPr>
        <w:rPr>
          <w:del w:id="784" w:author="Gallard, Brett (LNG-AUS)" w:date="2020-02-21T16:23:00Z"/>
        </w:rPr>
      </w:pPr>
      <w:del w:id="785" w:author="Gallard, Brett (LNG-AUS)" w:date="2020-02-21T16:23:00Z">
        <w:r w:rsidDel="00551027">
          <w:delText xml:space="preserve">Lexis Affinity with 50 concurrent user licenses. </w:delText>
        </w:r>
      </w:del>
    </w:p>
    <w:p w14:paraId="41F23E9D" w14:textId="50CB7D59" w:rsidR="00CC2780" w:rsidDel="00551027" w:rsidRDefault="00CC2780" w:rsidP="00CC2780">
      <w:pPr>
        <w:rPr>
          <w:del w:id="786" w:author="Gallard, Brett (LNG-AUS)" w:date="2020-02-21T16:23:00Z"/>
        </w:rPr>
      </w:pPr>
      <w:del w:id="787" w:author="Gallard, Brett (LNG-AUS)" w:date="2020-02-21T16:23:00Z">
        <w:r w:rsidDel="00551027">
          <w:delText>Professional Services to assist your team in configuring, implementing and using the solution. Ongoing online and remote technical support and maintenance, including software updates.</w:delText>
        </w:r>
      </w:del>
    </w:p>
    <w:p w14:paraId="0558E621" w14:textId="2994AB61" w:rsidR="00CC2780" w:rsidDel="00551027" w:rsidRDefault="00CC2780" w:rsidP="00CC2780">
      <w:pPr>
        <w:rPr>
          <w:del w:id="788" w:author="Gallard, Brett (LNG-AUS)" w:date="2020-02-21T16:23:00Z"/>
        </w:rPr>
      </w:pPr>
    </w:p>
    <w:p w14:paraId="3E813257" w14:textId="56DC3EF5" w:rsidR="00CC2780" w:rsidDel="00551027" w:rsidRDefault="00CC2780" w:rsidP="00CC2780">
      <w:pPr>
        <w:rPr>
          <w:del w:id="789" w:author="Gallard, Brett (LNG-AUS)" w:date="2020-02-21T16:23:00Z"/>
        </w:rPr>
      </w:pPr>
      <w:del w:id="790" w:author="Gallard, Brett (LNG-AUS)" w:date="2020-02-21T16:23:00Z">
        <w:r w:rsidDel="00551027">
          <w:delText>Lexis Affinity provides flexible Practice and Financial Management, Time and Billing, Document Automation, Document Management, Client-, Contact- and Matter- Management, Process Automation, plus much more in a single system to improve productivity for all Professional and Support staff across your firm.</w:delText>
        </w:r>
      </w:del>
    </w:p>
    <w:p w14:paraId="7D750FD7" w14:textId="5A683244" w:rsidR="00CC2780" w:rsidDel="00551027" w:rsidRDefault="00CC2780" w:rsidP="00CC2780">
      <w:pPr>
        <w:rPr>
          <w:del w:id="791" w:author="Gallard, Brett (LNG-AUS)" w:date="2020-02-21T16:23:00Z"/>
        </w:rPr>
      </w:pPr>
    </w:p>
    <w:p w14:paraId="0EED9BF3" w14:textId="17311809" w:rsidR="00CC2780" w:rsidRPr="00B6582D" w:rsidDel="00551027" w:rsidRDefault="00CC2780" w:rsidP="00CC2780">
      <w:pPr>
        <w:pStyle w:val="TopicHeader"/>
        <w:rPr>
          <w:del w:id="792" w:author="Gallard, Brett (LNG-AUS)" w:date="2020-02-21T16:23:00Z"/>
        </w:rPr>
      </w:pPr>
      <w:del w:id="793" w:author="Gallard, Brett (LNG-AUS)" w:date="2020-02-21T16:23:00Z">
        <w:r w:rsidRPr="00B6582D" w:rsidDel="00551027">
          <w:delText>Key Differences</w:delText>
        </w:r>
      </w:del>
    </w:p>
    <w:p w14:paraId="4C848208" w14:textId="37EFEEFB" w:rsidR="00CC2780" w:rsidDel="00551027" w:rsidRDefault="00CC2780" w:rsidP="00CC2780">
      <w:pPr>
        <w:rPr>
          <w:del w:id="794" w:author="Gallard, Brett (LNG-AUS)" w:date="2020-02-21T16:23:00Z"/>
        </w:rPr>
      </w:pPr>
      <w:del w:id="795" w:author="Gallard, Brett (LNG-AUS)" w:date="2020-02-21T16:23:00Z">
        <w:r w:rsidDel="00551027">
          <w:delText>Additional to the key software differences, firms choose Affinity because:</w:delText>
        </w:r>
      </w:del>
    </w:p>
    <w:p w14:paraId="127D550F" w14:textId="1A081226" w:rsidR="00CC2780" w:rsidDel="00551027" w:rsidRDefault="00CC2780" w:rsidP="00CC2780">
      <w:pPr>
        <w:pStyle w:val="ListParagraph"/>
        <w:numPr>
          <w:ilvl w:val="0"/>
          <w:numId w:val="17"/>
        </w:numPr>
        <w:rPr>
          <w:del w:id="796" w:author="Gallard, Brett (LNG-AUS)" w:date="2020-02-21T16:23:00Z"/>
        </w:rPr>
      </w:pPr>
      <w:del w:id="797" w:author="Gallard, Brett (LNG-AUS)" w:date="2020-02-21T16:23:00Z">
        <w:r w:rsidDel="00551027">
          <w:delText>It has a single integrated design, providing lower software costs and maintenance</w:delText>
        </w:r>
      </w:del>
    </w:p>
    <w:p w14:paraId="6D34E65B" w14:textId="476D3B6C" w:rsidR="00CC2780" w:rsidDel="00551027" w:rsidRDefault="00CC2780" w:rsidP="00CC2780">
      <w:pPr>
        <w:pStyle w:val="ListParagraph"/>
        <w:numPr>
          <w:ilvl w:val="0"/>
          <w:numId w:val="17"/>
        </w:numPr>
        <w:rPr>
          <w:del w:id="798" w:author="Gallard, Brett (LNG-AUS)" w:date="2020-02-21T16:23:00Z"/>
        </w:rPr>
      </w:pPr>
      <w:del w:id="799" w:author="Gallard, Brett (LNG-AUS)" w:date="2020-02-21T16:23:00Z">
        <w:r w:rsidDel="00551027">
          <w:delText>It is developed here in Australia and backed by a global organisation committed to Affinity’s support and continued development</w:delText>
        </w:r>
      </w:del>
    </w:p>
    <w:p w14:paraId="21761CF5" w14:textId="1F8634E6" w:rsidR="00CC2780" w:rsidDel="00551027" w:rsidRDefault="00CC2780" w:rsidP="00CC2780">
      <w:pPr>
        <w:pStyle w:val="ListParagraph"/>
        <w:numPr>
          <w:ilvl w:val="0"/>
          <w:numId w:val="17"/>
        </w:numPr>
        <w:rPr>
          <w:del w:id="800" w:author="Gallard, Brett (LNG-AUS)" w:date="2020-02-21T16:23:00Z"/>
        </w:rPr>
      </w:pPr>
      <w:del w:id="801" w:author="Gallard, Brett (LNG-AUS)" w:date="2020-02-21T16:23:00Z">
        <w:r w:rsidDel="00551027">
          <w:delText xml:space="preserve">It is a proven application with a refined and intuitive design; and </w:delText>
        </w:r>
      </w:del>
    </w:p>
    <w:p w14:paraId="4B41AC0F" w14:textId="5B34FA0F" w:rsidR="00CC2780" w:rsidDel="00551027" w:rsidRDefault="00CC2780" w:rsidP="00CC2780">
      <w:pPr>
        <w:pStyle w:val="ListParagraph"/>
        <w:numPr>
          <w:ilvl w:val="0"/>
          <w:numId w:val="17"/>
        </w:numPr>
        <w:rPr>
          <w:del w:id="802" w:author="Gallard, Brett (LNG-AUS)" w:date="2020-02-21T16:23:00Z"/>
        </w:rPr>
      </w:pPr>
      <w:del w:id="803" w:author="Gallard, Brett (LNG-AUS)" w:date="2020-02-21T16:23:00Z">
        <w:r w:rsidDel="00551027">
          <w:delText>Our implementation method is professionally planned and coordinated, by our delivery team who carry over 40 years of experience delivering legal software solutions</w:delText>
        </w:r>
      </w:del>
    </w:p>
    <w:p w14:paraId="3172991C" w14:textId="1A69E91E" w:rsidR="00CC2780" w:rsidDel="00551027" w:rsidRDefault="00CC2780" w:rsidP="00CC2780">
      <w:pPr>
        <w:rPr>
          <w:del w:id="804" w:author="Gallard, Brett (LNG-AUS)" w:date="2020-02-21T16:23:00Z"/>
        </w:rPr>
      </w:pPr>
    </w:p>
    <w:p w14:paraId="1468A2F6" w14:textId="47A7B95C" w:rsidR="00CC2780" w:rsidDel="00551027" w:rsidRDefault="00CC2780" w:rsidP="00CC2780">
      <w:pPr>
        <w:rPr>
          <w:del w:id="805" w:author="Gallard, Brett (LNG-AUS)" w:date="2020-02-21T16:23:00Z"/>
          <w:b/>
          <w:color w:val="FF0000"/>
          <w:sz w:val="24"/>
        </w:rPr>
      </w:pPr>
      <w:del w:id="806" w:author="Gallard, Brett (LNG-AUS)" w:date="2020-02-21T16:23:00Z">
        <w:r w:rsidDel="00551027">
          <w:br w:type="page"/>
        </w:r>
      </w:del>
    </w:p>
    <w:p w14:paraId="0D407E67" w14:textId="051E954F" w:rsidR="00CC2780" w:rsidRPr="001C336A" w:rsidDel="00551027" w:rsidRDefault="00CC2780" w:rsidP="00CC2780">
      <w:pPr>
        <w:pStyle w:val="TopicHeader"/>
        <w:rPr>
          <w:del w:id="807" w:author="Gallard, Brett (LNG-AUS)" w:date="2020-02-21T16:23:00Z"/>
        </w:rPr>
      </w:pPr>
      <w:del w:id="808" w:author="Gallard, Brett (LNG-AUS)" w:date="2020-02-21T16:23:00Z">
        <w:r w:rsidRPr="001C336A" w:rsidDel="00551027">
          <w:delText>Important Notes</w:delText>
        </w:r>
      </w:del>
    </w:p>
    <w:p w14:paraId="7E3DF062" w14:textId="5BD9AAE1" w:rsidR="00CC2780" w:rsidDel="00551027" w:rsidRDefault="00CC2780" w:rsidP="00CC2780">
      <w:pPr>
        <w:pStyle w:val="ListParagraph"/>
        <w:numPr>
          <w:ilvl w:val="0"/>
          <w:numId w:val="14"/>
        </w:numPr>
        <w:rPr>
          <w:del w:id="809" w:author="Gallard, Brett (LNG-AUS)" w:date="2020-02-21T16:23:00Z"/>
        </w:rPr>
      </w:pPr>
      <w:del w:id="810" w:author="Gallard, Brett (LNG-AUS)" w:date="2020-02-21T16:23:00Z">
        <w:r w:rsidDel="00551027">
          <w:delText>I have included a conditional discount. Final approval by our Credit Team is required. The offer includes:</w:delText>
        </w:r>
      </w:del>
    </w:p>
    <w:p w14:paraId="293BDDEF" w14:textId="1C217B99" w:rsidR="00CC2780" w:rsidDel="00551027" w:rsidRDefault="00CC2780" w:rsidP="00CC2780">
      <w:pPr>
        <w:pStyle w:val="ListParagraph"/>
        <w:numPr>
          <w:ilvl w:val="1"/>
          <w:numId w:val="14"/>
        </w:numPr>
        <w:rPr>
          <w:del w:id="811" w:author="Gallard, Brett (LNG-AUS)" w:date="2020-02-21T16:23:00Z"/>
        </w:rPr>
      </w:pPr>
      <w:del w:id="812" w:author="Gallard, Brett (LNG-AUS)" w:date="2020-02-21T16:23:00Z">
        <w:r w:rsidDel="00551027">
          <w:delText>One-off costs discounted by 40%</w:delText>
        </w:r>
      </w:del>
    </w:p>
    <w:p w14:paraId="78BDD6E3" w14:textId="4ED448F6" w:rsidR="00CC2780" w:rsidDel="00551027" w:rsidRDefault="00CC2780" w:rsidP="00CC2780">
      <w:pPr>
        <w:pStyle w:val="ListParagraph"/>
        <w:numPr>
          <w:ilvl w:val="1"/>
          <w:numId w:val="14"/>
        </w:numPr>
        <w:rPr>
          <w:del w:id="813" w:author="Gallard, Brett (LNG-AUS)" w:date="2020-02-21T16:23:00Z"/>
        </w:rPr>
      </w:pPr>
      <w:del w:id="814" w:author="Gallard, Brett (LNG-AUS)" w:date="2020-02-21T16:23:00Z">
        <w:r w:rsidDel="00551027">
          <w:delText>Ongoing support and maintenance costs discounted by 30%</w:delText>
        </w:r>
      </w:del>
    </w:p>
    <w:p w14:paraId="25E9C418" w14:textId="6BB068A8" w:rsidR="00CC2780" w:rsidDel="00551027" w:rsidRDefault="00CC2780" w:rsidP="00CC2780">
      <w:pPr>
        <w:pStyle w:val="ListParagraph"/>
        <w:numPr>
          <w:ilvl w:val="1"/>
          <w:numId w:val="14"/>
        </w:numPr>
        <w:rPr>
          <w:del w:id="815" w:author="Gallard, Brett (LNG-AUS)" w:date="2020-02-21T16:23:00Z"/>
        </w:rPr>
      </w:pPr>
      <w:del w:id="816" w:author="Gallard, Brett (LNG-AUS)" w:date="2020-02-21T16:23:00Z">
        <w:r w:rsidDel="00551027">
          <w:delText>A payment plan over 36 months to minimise cash flow impact on you.</w:delText>
        </w:r>
      </w:del>
    </w:p>
    <w:p w14:paraId="1414897D" w14:textId="032C8AAC" w:rsidR="00CC2780" w:rsidDel="00551027" w:rsidRDefault="00CC2780" w:rsidP="00CC2780">
      <w:pPr>
        <w:pStyle w:val="ListParagraph"/>
        <w:numPr>
          <w:ilvl w:val="0"/>
          <w:numId w:val="14"/>
        </w:numPr>
        <w:rPr>
          <w:del w:id="817" w:author="Gallard, Brett (LNG-AUS)" w:date="2020-02-21T16:23:00Z"/>
        </w:rPr>
      </w:pPr>
      <w:del w:id="818" w:author="Gallard, Brett (LNG-AUS)" w:date="2020-02-21T16:23:00Z">
        <w:r w:rsidDel="00551027">
          <w:delText>Costs after 36 months would be for LexisCare Maintenance only. The monthly outlay therefore is reduced significantly. Please see “Repayments” for further details.</w:delText>
        </w:r>
      </w:del>
    </w:p>
    <w:p w14:paraId="72EB3FCC" w14:textId="02BFCC45" w:rsidR="00CC2780" w:rsidDel="00551027" w:rsidRDefault="00CC2780" w:rsidP="00CC2780">
      <w:pPr>
        <w:pStyle w:val="ListParagraph"/>
        <w:numPr>
          <w:ilvl w:val="0"/>
          <w:numId w:val="14"/>
        </w:numPr>
        <w:rPr>
          <w:del w:id="819" w:author="Gallard, Brett (LNG-AUS)" w:date="2020-02-21T16:23:00Z"/>
        </w:rPr>
      </w:pPr>
      <w:del w:id="820" w:author="Gallard, Brett (LNG-AUS)" w:date="2020-02-21T16:23:00Z">
        <w:r w:rsidDel="00551027">
          <w:delText>All prices exclude GST.</w:delText>
        </w:r>
      </w:del>
    </w:p>
    <w:p w14:paraId="45FB6893" w14:textId="130C360E" w:rsidR="00CC2780" w:rsidDel="00551027" w:rsidRDefault="00CC2780" w:rsidP="00CC2780">
      <w:pPr>
        <w:rPr>
          <w:del w:id="821" w:author="Gallard, Brett (LNG-AUS)" w:date="2020-02-21T16:23:00Z"/>
        </w:rPr>
      </w:pPr>
    </w:p>
    <w:p w14:paraId="58E7A5CB" w14:textId="2A3EE696" w:rsidR="00CC2780" w:rsidRPr="001C336A" w:rsidDel="00551027" w:rsidRDefault="00CC2780" w:rsidP="00CC2780">
      <w:pPr>
        <w:pStyle w:val="TopicHeader"/>
        <w:rPr>
          <w:del w:id="822" w:author="Gallard, Brett (LNG-AUS)" w:date="2020-02-21T16:23:00Z"/>
        </w:rPr>
      </w:pPr>
      <w:del w:id="823" w:author="Gallard, Brett (LNG-AUS)" w:date="2020-02-21T16:23:00Z">
        <w:r w:rsidRPr="001C336A" w:rsidDel="00551027">
          <w:delText>Assumptions and Exclusions</w:delText>
        </w:r>
      </w:del>
    </w:p>
    <w:p w14:paraId="49D04725" w14:textId="6897FF92" w:rsidR="00CC2780" w:rsidDel="00551027" w:rsidRDefault="00CC2780" w:rsidP="00CC2780">
      <w:pPr>
        <w:rPr>
          <w:del w:id="824" w:author="Gallard, Brett (LNG-AUS)" w:date="2020-02-21T16:23:00Z"/>
        </w:rPr>
      </w:pPr>
      <w:del w:id="825" w:author="Gallard, Brett (LNG-AUS)" w:date="2020-02-21T16:23:00Z">
        <w:r w:rsidDel="00551027">
          <w:delText>These assumptions and exclusions were made in preparing this proposal. I am happy to clarify or amend any you require.</w:delText>
        </w:r>
      </w:del>
    </w:p>
    <w:p w14:paraId="56462D95" w14:textId="2B14BD11" w:rsidR="00CC2780" w:rsidDel="00551027" w:rsidRDefault="00CC2780" w:rsidP="00CC2780">
      <w:pPr>
        <w:pStyle w:val="ListParagraph"/>
        <w:numPr>
          <w:ilvl w:val="0"/>
          <w:numId w:val="15"/>
        </w:numPr>
        <w:rPr>
          <w:del w:id="826" w:author="Gallard, Brett (LNG-AUS)" w:date="2020-02-21T16:23:00Z"/>
        </w:rPr>
      </w:pPr>
      <w:del w:id="827" w:author="Gallard, Brett (LNG-AUS)" w:date="2020-02-21T16:23:00Z">
        <w:r w:rsidDel="00551027">
          <w:delText xml:space="preserve">Affinity has </w:delText>
        </w:r>
        <w:r w:rsidDel="00551027">
          <w:rPr>
            <w:color w:val="000000"/>
          </w:rPr>
          <w:delText xml:space="preserve">a range of </w:delText>
        </w:r>
        <w:r w:rsidDel="00551027">
          <w:delText>optional features which I have excluded. In preparing a formal proposal, we will review and discuss all inclusion and exclusions to ensure accuracy.</w:delText>
        </w:r>
      </w:del>
    </w:p>
    <w:p w14:paraId="5D4F907B" w14:textId="730FD1A2" w:rsidR="00CC2780" w:rsidDel="00551027" w:rsidRDefault="00CC2780" w:rsidP="00CC2780">
      <w:pPr>
        <w:pStyle w:val="ListParagraph"/>
        <w:numPr>
          <w:ilvl w:val="0"/>
          <w:numId w:val="15"/>
        </w:numPr>
        <w:rPr>
          <w:del w:id="828" w:author="Gallard, Brett (LNG-AUS)" w:date="2020-02-21T16:23:00Z"/>
        </w:rPr>
      </w:pPr>
      <w:del w:id="829" w:author="Gallard, Brett (LNG-AUS)" w:date="2020-02-21T16:23:00Z">
        <w:r w:rsidDel="00551027">
          <w:delText>I have included an allowance for data migration from FilePro, including an essential trial migration for validation and testing.</w:delText>
        </w:r>
      </w:del>
    </w:p>
    <w:p w14:paraId="5066B957" w14:textId="7187AF82" w:rsidR="00CC2780" w:rsidDel="00551027" w:rsidRDefault="00CC2780" w:rsidP="00CC2780">
      <w:pPr>
        <w:pStyle w:val="ListParagraph"/>
        <w:numPr>
          <w:ilvl w:val="0"/>
          <w:numId w:val="15"/>
        </w:numPr>
        <w:rPr>
          <w:del w:id="830" w:author="Gallard, Brett (LNG-AUS)" w:date="2020-02-21T16:23:00Z"/>
        </w:rPr>
      </w:pPr>
      <w:del w:id="831" w:author="Gallard, Brett (LNG-AUS)" w:date="2020-02-21T16:23:00Z">
        <w:r w:rsidDel="00551027">
          <w:delText>There are no automated Smart Precedents included in this proposal. If you would like information about available practice areas, or jurisdictions, please send through your desired practice area selections and user numbers and I’ll update the repayments table below.</w:delText>
        </w:r>
      </w:del>
    </w:p>
    <w:p w14:paraId="0FE125B6" w14:textId="274B9E41" w:rsidR="00CC2780" w:rsidDel="00551027" w:rsidRDefault="00CC2780" w:rsidP="00CC2780">
      <w:pPr>
        <w:pStyle w:val="ListParagraph"/>
        <w:numPr>
          <w:ilvl w:val="0"/>
          <w:numId w:val="15"/>
        </w:numPr>
        <w:rPr>
          <w:del w:id="832" w:author="Gallard, Brett (LNG-AUS)" w:date="2020-02-21T16:23:00Z"/>
        </w:rPr>
      </w:pPr>
      <w:del w:id="833" w:author="Gallard, Brett (LNG-AUS)" w:date="2020-02-21T16:23:00Z">
        <w:r w:rsidDel="00551027">
          <w:delText>This pricing expires on Monday 24 June 2019.</w:delText>
        </w:r>
      </w:del>
    </w:p>
    <w:p w14:paraId="4B706832" w14:textId="1B02EE52" w:rsidR="00CC2780" w:rsidDel="00551027" w:rsidRDefault="00CC2780" w:rsidP="00CC2780">
      <w:pPr>
        <w:rPr>
          <w:del w:id="834" w:author="Gallard, Brett (LNG-AUS)" w:date="2020-02-21T16:23:00Z"/>
        </w:rPr>
      </w:pPr>
    </w:p>
    <w:p w14:paraId="325A1F08" w14:textId="1A48A30A" w:rsidR="00CC2780" w:rsidRPr="001471F7" w:rsidDel="00551027" w:rsidRDefault="00CC2780" w:rsidP="00CC2780">
      <w:pPr>
        <w:pStyle w:val="TopicHeader"/>
        <w:rPr>
          <w:del w:id="835" w:author="Gallard, Brett (LNG-AUS)" w:date="2020-02-21T16:23:00Z"/>
        </w:rPr>
      </w:pPr>
      <w:del w:id="836" w:author="Gallard, Brett (LNG-AUS)" w:date="2020-02-21T16:23:00Z">
        <w:r w:rsidRPr="001471F7" w:rsidDel="00551027">
          <w:delText>Repayments</w:delText>
        </w:r>
      </w:del>
    </w:p>
    <w:tbl>
      <w:tblPr>
        <w:tblStyle w:val="TableGrid"/>
        <w:tblW w:w="0" w:type="auto"/>
        <w:tblLook w:val="04A0" w:firstRow="1" w:lastRow="0" w:firstColumn="1" w:lastColumn="0" w:noHBand="0" w:noVBand="1"/>
      </w:tblPr>
      <w:tblGrid>
        <w:gridCol w:w="2547"/>
        <w:gridCol w:w="3118"/>
        <w:gridCol w:w="1985"/>
      </w:tblGrid>
      <w:tr w:rsidR="00CC2780" w:rsidDel="00551027" w14:paraId="413DE6B8" w14:textId="5917D601" w:rsidTr="006E6587">
        <w:trPr>
          <w:del w:id="837" w:author="Gallard, Brett (LNG-AUS)" w:date="2020-02-21T16:23:00Z"/>
        </w:trPr>
        <w:tc>
          <w:tcPr>
            <w:tcW w:w="2547" w:type="dxa"/>
          </w:tcPr>
          <w:p w14:paraId="466539B7" w14:textId="6F54F5DC" w:rsidR="00CC2780" w:rsidRPr="00990E04" w:rsidDel="00551027" w:rsidRDefault="00CC2780" w:rsidP="006E6587">
            <w:pPr>
              <w:rPr>
                <w:del w:id="838" w:author="Gallard, Brett (LNG-AUS)" w:date="2020-02-21T16:23:00Z"/>
                <w:b/>
              </w:rPr>
            </w:pPr>
            <w:del w:id="839" w:author="Gallard, Brett (LNG-AUS)" w:date="2020-02-21T16:23:00Z">
              <w:r w:rsidRPr="00990E04" w:rsidDel="00551027">
                <w:rPr>
                  <w:b/>
                </w:rPr>
                <w:delText>TRAIN THE TRAINER</w:delText>
              </w:r>
            </w:del>
          </w:p>
        </w:tc>
        <w:tc>
          <w:tcPr>
            <w:tcW w:w="3118" w:type="dxa"/>
          </w:tcPr>
          <w:p w14:paraId="34640A15" w14:textId="328AC5EE" w:rsidR="00CC2780" w:rsidDel="00551027" w:rsidRDefault="00CC2780" w:rsidP="006E6587">
            <w:pPr>
              <w:rPr>
                <w:del w:id="840" w:author="Gallard, Brett (LNG-AUS)" w:date="2020-02-21T16:23:00Z"/>
              </w:rPr>
            </w:pPr>
            <w:del w:id="841" w:author="Gallard, Brett (LNG-AUS)" w:date="2020-02-21T16:23:00Z">
              <w:r w:rsidDel="00551027">
                <w:delText>Affinity – 50 concurrent users</w:delText>
              </w:r>
            </w:del>
          </w:p>
        </w:tc>
        <w:tc>
          <w:tcPr>
            <w:tcW w:w="1985" w:type="dxa"/>
          </w:tcPr>
          <w:p w14:paraId="7CE390FB" w14:textId="4D7693FB" w:rsidR="00CC2780" w:rsidDel="00551027" w:rsidRDefault="00CC2780" w:rsidP="006E6587">
            <w:pPr>
              <w:rPr>
                <w:del w:id="842" w:author="Gallard, Brett (LNG-AUS)" w:date="2020-02-21T16:23:00Z"/>
              </w:rPr>
            </w:pPr>
            <w:del w:id="843" w:author="Gallard, Brett (LNG-AUS)" w:date="2020-02-21T16:23:00Z">
              <w:r w:rsidDel="00551027">
                <w:delText>Monthly per User</w:delText>
              </w:r>
            </w:del>
          </w:p>
        </w:tc>
      </w:tr>
      <w:tr w:rsidR="00CC2780" w:rsidDel="00551027" w14:paraId="2CF971E8" w14:textId="316F42BD" w:rsidTr="006E6587">
        <w:trPr>
          <w:del w:id="844" w:author="Gallard, Brett (LNG-AUS)" w:date="2020-02-21T16:23:00Z"/>
        </w:trPr>
        <w:tc>
          <w:tcPr>
            <w:tcW w:w="2547" w:type="dxa"/>
          </w:tcPr>
          <w:p w14:paraId="7EC8EC4B" w14:textId="15880B49" w:rsidR="00CC2780" w:rsidDel="00551027" w:rsidRDefault="00CC2780" w:rsidP="006E6587">
            <w:pPr>
              <w:rPr>
                <w:del w:id="845" w:author="Gallard, Brett (LNG-AUS)" w:date="2020-02-21T16:23:00Z"/>
              </w:rPr>
            </w:pPr>
            <w:del w:id="846" w:author="Gallard, Brett (LNG-AUS)" w:date="2020-02-21T16:23:00Z">
              <w:r w:rsidDel="00551027">
                <w:delText>Initial Payment</w:delText>
              </w:r>
            </w:del>
          </w:p>
        </w:tc>
        <w:tc>
          <w:tcPr>
            <w:tcW w:w="3118" w:type="dxa"/>
          </w:tcPr>
          <w:p w14:paraId="7D1DF613" w14:textId="05AB0E1F" w:rsidR="00CC2780" w:rsidDel="00551027" w:rsidRDefault="00CC2780" w:rsidP="006E6587">
            <w:pPr>
              <w:rPr>
                <w:del w:id="847" w:author="Gallard, Brett (LNG-AUS)" w:date="2020-02-21T16:23:00Z"/>
              </w:rPr>
            </w:pPr>
            <w:del w:id="848" w:author="Gallard, Brett (LNG-AUS)" w:date="2020-02-21T16:23:00Z">
              <w:r w:rsidDel="00551027">
                <w:delText>$2,000.00</w:delText>
              </w:r>
            </w:del>
          </w:p>
        </w:tc>
        <w:tc>
          <w:tcPr>
            <w:tcW w:w="1985" w:type="dxa"/>
          </w:tcPr>
          <w:p w14:paraId="0176286C" w14:textId="0E4969DF" w:rsidR="00CC2780" w:rsidDel="00551027" w:rsidRDefault="00CC2780" w:rsidP="006E6587">
            <w:pPr>
              <w:rPr>
                <w:del w:id="849" w:author="Gallard, Brett (LNG-AUS)" w:date="2020-02-21T16:23:00Z"/>
              </w:rPr>
            </w:pPr>
          </w:p>
        </w:tc>
      </w:tr>
      <w:tr w:rsidR="00CC2780" w:rsidDel="00551027" w14:paraId="0F3138BC" w14:textId="33B48D30" w:rsidTr="006E6587">
        <w:trPr>
          <w:del w:id="850" w:author="Gallard, Brett (LNG-AUS)" w:date="2020-02-21T16:23:00Z"/>
        </w:trPr>
        <w:tc>
          <w:tcPr>
            <w:tcW w:w="2547" w:type="dxa"/>
          </w:tcPr>
          <w:p w14:paraId="78938D5F" w14:textId="4786B01D" w:rsidR="00CC2780" w:rsidDel="00551027" w:rsidRDefault="00CC2780" w:rsidP="006E6587">
            <w:pPr>
              <w:rPr>
                <w:del w:id="851" w:author="Gallard, Brett (LNG-AUS)" w:date="2020-02-21T16:23:00Z"/>
              </w:rPr>
            </w:pPr>
            <w:del w:id="852" w:author="Gallard, Brett (LNG-AUS)" w:date="2020-02-21T16:23:00Z">
              <w:r w:rsidDel="00551027">
                <w:delText>Year 1 (per month)</w:delText>
              </w:r>
            </w:del>
          </w:p>
        </w:tc>
        <w:tc>
          <w:tcPr>
            <w:tcW w:w="3118" w:type="dxa"/>
          </w:tcPr>
          <w:p w14:paraId="4FA374C7" w14:textId="0BC9B410" w:rsidR="00CC2780" w:rsidDel="00551027" w:rsidRDefault="00CC2780" w:rsidP="006E6587">
            <w:pPr>
              <w:rPr>
                <w:del w:id="853" w:author="Gallard, Brett (LNG-AUS)" w:date="2020-02-21T16:23:00Z"/>
              </w:rPr>
            </w:pPr>
            <w:del w:id="854" w:author="Gallard, Brett (LNG-AUS)" w:date="2020-02-21T16:23:00Z">
              <w:r w:rsidDel="00551027">
                <w:delText>$5,827.42</w:delText>
              </w:r>
            </w:del>
          </w:p>
        </w:tc>
        <w:tc>
          <w:tcPr>
            <w:tcW w:w="1985" w:type="dxa"/>
          </w:tcPr>
          <w:p w14:paraId="4CC3D0E1" w14:textId="38EB3DF4" w:rsidR="00CC2780" w:rsidDel="00551027" w:rsidRDefault="00CC2780" w:rsidP="006E6587">
            <w:pPr>
              <w:rPr>
                <w:del w:id="855" w:author="Gallard, Brett (LNG-AUS)" w:date="2020-02-21T16:23:00Z"/>
              </w:rPr>
            </w:pPr>
            <w:del w:id="856" w:author="Gallard, Brett (LNG-AUS)" w:date="2020-02-21T16:23:00Z">
              <w:r w:rsidDel="00551027">
                <w:delText>$116.55</w:delText>
              </w:r>
            </w:del>
          </w:p>
        </w:tc>
      </w:tr>
      <w:tr w:rsidR="00CC2780" w:rsidDel="00551027" w14:paraId="289CF94A" w14:textId="556DE8F6" w:rsidTr="006E6587">
        <w:trPr>
          <w:del w:id="857" w:author="Gallard, Brett (LNG-AUS)" w:date="2020-02-21T16:23:00Z"/>
        </w:trPr>
        <w:tc>
          <w:tcPr>
            <w:tcW w:w="2547" w:type="dxa"/>
          </w:tcPr>
          <w:p w14:paraId="6E5A3479" w14:textId="002868A3" w:rsidR="00CC2780" w:rsidDel="00551027" w:rsidRDefault="00CC2780" w:rsidP="006E6587">
            <w:pPr>
              <w:rPr>
                <w:del w:id="858" w:author="Gallard, Brett (LNG-AUS)" w:date="2020-02-21T16:23:00Z"/>
              </w:rPr>
            </w:pPr>
            <w:del w:id="859" w:author="Gallard, Brett (LNG-AUS)" w:date="2020-02-21T16:23:00Z">
              <w:r w:rsidDel="00551027">
                <w:delText>Year 2 (per month)</w:delText>
              </w:r>
            </w:del>
          </w:p>
        </w:tc>
        <w:tc>
          <w:tcPr>
            <w:tcW w:w="3118" w:type="dxa"/>
          </w:tcPr>
          <w:p w14:paraId="159BFE4B" w14:textId="06308820" w:rsidR="00CC2780" w:rsidDel="00551027" w:rsidRDefault="00CC2780" w:rsidP="006E6587">
            <w:pPr>
              <w:rPr>
                <w:del w:id="860" w:author="Gallard, Brett (LNG-AUS)" w:date="2020-02-21T16:23:00Z"/>
              </w:rPr>
            </w:pPr>
            <w:del w:id="861" w:author="Gallard, Brett (LNG-AUS)" w:date="2020-02-21T16:23:00Z">
              <w:r w:rsidDel="00551027">
                <w:delText>$5,827.42</w:delText>
              </w:r>
            </w:del>
          </w:p>
        </w:tc>
        <w:tc>
          <w:tcPr>
            <w:tcW w:w="1985" w:type="dxa"/>
          </w:tcPr>
          <w:p w14:paraId="1C77524C" w14:textId="32893974" w:rsidR="00CC2780" w:rsidDel="00551027" w:rsidRDefault="00CC2780" w:rsidP="006E6587">
            <w:pPr>
              <w:rPr>
                <w:del w:id="862" w:author="Gallard, Brett (LNG-AUS)" w:date="2020-02-21T16:23:00Z"/>
              </w:rPr>
            </w:pPr>
            <w:del w:id="863" w:author="Gallard, Brett (LNG-AUS)" w:date="2020-02-21T16:23:00Z">
              <w:r w:rsidDel="00551027">
                <w:delText>$116.55</w:delText>
              </w:r>
            </w:del>
          </w:p>
        </w:tc>
      </w:tr>
      <w:tr w:rsidR="00CC2780" w:rsidDel="00551027" w14:paraId="01A7A7D9" w14:textId="2789AED6" w:rsidTr="006E6587">
        <w:trPr>
          <w:del w:id="864" w:author="Gallard, Brett (LNG-AUS)" w:date="2020-02-21T16:23:00Z"/>
        </w:trPr>
        <w:tc>
          <w:tcPr>
            <w:tcW w:w="2547" w:type="dxa"/>
          </w:tcPr>
          <w:p w14:paraId="291450E5" w14:textId="2EE6CEA6" w:rsidR="00CC2780" w:rsidDel="00551027" w:rsidRDefault="00CC2780" w:rsidP="006E6587">
            <w:pPr>
              <w:rPr>
                <w:del w:id="865" w:author="Gallard, Brett (LNG-AUS)" w:date="2020-02-21T16:23:00Z"/>
              </w:rPr>
            </w:pPr>
            <w:del w:id="866" w:author="Gallard, Brett (LNG-AUS)" w:date="2020-02-21T16:23:00Z">
              <w:r w:rsidDel="00551027">
                <w:delText>Year 3 (per month)</w:delText>
              </w:r>
            </w:del>
          </w:p>
        </w:tc>
        <w:tc>
          <w:tcPr>
            <w:tcW w:w="3118" w:type="dxa"/>
          </w:tcPr>
          <w:p w14:paraId="0B701FD6" w14:textId="7AB6C3DF" w:rsidR="00CC2780" w:rsidDel="00551027" w:rsidRDefault="00CC2780" w:rsidP="006E6587">
            <w:pPr>
              <w:rPr>
                <w:del w:id="867" w:author="Gallard, Brett (LNG-AUS)" w:date="2020-02-21T16:23:00Z"/>
              </w:rPr>
            </w:pPr>
            <w:del w:id="868" w:author="Gallard, Brett (LNG-AUS)" w:date="2020-02-21T16:23:00Z">
              <w:r w:rsidDel="00551027">
                <w:delText>$5,827.42</w:delText>
              </w:r>
            </w:del>
          </w:p>
        </w:tc>
        <w:tc>
          <w:tcPr>
            <w:tcW w:w="1985" w:type="dxa"/>
          </w:tcPr>
          <w:p w14:paraId="67820285" w14:textId="22AED0B7" w:rsidR="00CC2780" w:rsidDel="00551027" w:rsidRDefault="00CC2780" w:rsidP="006E6587">
            <w:pPr>
              <w:rPr>
                <w:del w:id="869" w:author="Gallard, Brett (LNG-AUS)" w:date="2020-02-21T16:23:00Z"/>
              </w:rPr>
            </w:pPr>
            <w:del w:id="870" w:author="Gallard, Brett (LNG-AUS)" w:date="2020-02-21T16:23:00Z">
              <w:r w:rsidDel="00551027">
                <w:delText>$116.55</w:delText>
              </w:r>
            </w:del>
          </w:p>
        </w:tc>
      </w:tr>
      <w:tr w:rsidR="00CC2780" w:rsidDel="00551027" w14:paraId="5DA35549" w14:textId="5B3BEA2E" w:rsidTr="006E6587">
        <w:trPr>
          <w:del w:id="871" w:author="Gallard, Brett (LNG-AUS)" w:date="2020-02-21T16:23:00Z"/>
        </w:trPr>
        <w:tc>
          <w:tcPr>
            <w:tcW w:w="7650" w:type="dxa"/>
            <w:gridSpan w:val="3"/>
          </w:tcPr>
          <w:p w14:paraId="17DEE928" w14:textId="7ECB6057" w:rsidR="00CC2780" w:rsidRPr="001471F7" w:rsidDel="00551027" w:rsidRDefault="00CC2780" w:rsidP="006E6587">
            <w:pPr>
              <w:rPr>
                <w:del w:id="872" w:author="Gallard, Brett (LNG-AUS)" w:date="2020-02-21T16:23:00Z"/>
                <w:b/>
                <w:i/>
              </w:rPr>
            </w:pPr>
            <w:del w:id="873" w:author="Gallard, Brett (LNG-AUS)" w:date="2020-02-21T16:23:00Z">
              <w:r w:rsidRPr="001471F7" w:rsidDel="00551027">
                <w:rPr>
                  <w:b/>
                  <w:i/>
                </w:rPr>
                <w:delText>Indicative costs below after 36 months. Please note a significant reduction for Affinity as the once-off costs have been repaid.</w:delText>
              </w:r>
            </w:del>
          </w:p>
        </w:tc>
      </w:tr>
      <w:tr w:rsidR="00CC2780" w:rsidDel="00551027" w14:paraId="34E217EB" w14:textId="370E6AC5" w:rsidTr="006E6587">
        <w:trPr>
          <w:del w:id="874" w:author="Gallard, Brett (LNG-AUS)" w:date="2020-02-21T16:23:00Z"/>
        </w:trPr>
        <w:tc>
          <w:tcPr>
            <w:tcW w:w="2547" w:type="dxa"/>
          </w:tcPr>
          <w:p w14:paraId="5E0BA7DF" w14:textId="574E04DA" w:rsidR="00CC2780" w:rsidDel="00551027" w:rsidRDefault="00CC2780" w:rsidP="006E6587">
            <w:pPr>
              <w:rPr>
                <w:del w:id="875" w:author="Gallard, Brett (LNG-AUS)" w:date="2020-02-21T16:23:00Z"/>
              </w:rPr>
            </w:pPr>
            <w:del w:id="876" w:author="Gallard, Brett (LNG-AUS)" w:date="2020-02-21T16:23:00Z">
              <w:r w:rsidDel="00551027">
                <w:delText>Year 4+ (per month)</w:delText>
              </w:r>
            </w:del>
          </w:p>
        </w:tc>
        <w:tc>
          <w:tcPr>
            <w:tcW w:w="3118" w:type="dxa"/>
          </w:tcPr>
          <w:p w14:paraId="00341026" w14:textId="1697CE3C" w:rsidR="00CC2780" w:rsidDel="00551027" w:rsidRDefault="00CC2780" w:rsidP="006E6587">
            <w:pPr>
              <w:rPr>
                <w:del w:id="877" w:author="Gallard, Brett (LNG-AUS)" w:date="2020-02-21T16:23:00Z"/>
              </w:rPr>
            </w:pPr>
            <w:del w:id="878" w:author="Gallard, Brett (LNG-AUS)" w:date="2020-02-21T16:23:00Z">
              <w:r w:rsidDel="00551027">
                <w:delText>$2,572.35</w:delText>
              </w:r>
            </w:del>
          </w:p>
        </w:tc>
        <w:tc>
          <w:tcPr>
            <w:tcW w:w="1985" w:type="dxa"/>
          </w:tcPr>
          <w:p w14:paraId="685C3820" w14:textId="7EA26520" w:rsidR="00CC2780" w:rsidDel="00551027" w:rsidRDefault="00CC2780" w:rsidP="006E6587">
            <w:pPr>
              <w:rPr>
                <w:del w:id="879" w:author="Gallard, Brett (LNG-AUS)" w:date="2020-02-21T16:23:00Z"/>
              </w:rPr>
            </w:pPr>
            <w:del w:id="880" w:author="Gallard, Brett (LNG-AUS)" w:date="2020-02-21T16:23:00Z">
              <w:r w:rsidDel="00551027">
                <w:delText>$51.45</w:delText>
              </w:r>
            </w:del>
          </w:p>
        </w:tc>
      </w:tr>
    </w:tbl>
    <w:p w14:paraId="60BC50A3" w14:textId="3F22E201" w:rsidR="00CC2780" w:rsidDel="00551027" w:rsidRDefault="00CC2780" w:rsidP="00CC2780">
      <w:pPr>
        <w:rPr>
          <w:del w:id="881" w:author="Gallard, Brett (LNG-AUS)" w:date="2020-02-21T16:23:00Z"/>
        </w:rPr>
      </w:pPr>
    </w:p>
    <w:tbl>
      <w:tblPr>
        <w:tblStyle w:val="TableGrid"/>
        <w:tblW w:w="0" w:type="auto"/>
        <w:tblLook w:val="04A0" w:firstRow="1" w:lastRow="0" w:firstColumn="1" w:lastColumn="0" w:noHBand="0" w:noVBand="1"/>
      </w:tblPr>
      <w:tblGrid>
        <w:gridCol w:w="2547"/>
        <w:gridCol w:w="3118"/>
        <w:gridCol w:w="1985"/>
      </w:tblGrid>
      <w:tr w:rsidR="00CC2780" w:rsidDel="00551027" w14:paraId="143CC8FF" w14:textId="7FD92A51" w:rsidTr="006E6587">
        <w:trPr>
          <w:del w:id="882" w:author="Gallard, Brett (LNG-AUS)" w:date="2020-02-21T16:23:00Z"/>
        </w:trPr>
        <w:tc>
          <w:tcPr>
            <w:tcW w:w="2547" w:type="dxa"/>
          </w:tcPr>
          <w:p w14:paraId="336E54E2" w14:textId="4F6C9EA8" w:rsidR="00CC2780" w:rsidRPr="00990E04" w:rsidDel="00551027" w:rsidRDefault="00CC2780" w:rsidP="006E6587">
            <w:pPr>
              <w:rPr>
                <w:del w:id="883" w:author="Gallard, Brett (LNG-AUS)" w:date="2020-02-21T16:23:00Z"/>
                <w:b/>
              </w:rPr>
            </w:pPr>
            <w:del w:id="884" w:author="Gallard, Brett (LNG-AUS)" w:date="2020-02-21T16:23:00Z">
              <w:r w:rsidRPr="00990E04" w:rsidDel="00551027">
                <w:rPr>
                  <w:b/>
                </w:rPr>
                <w:delText>END USER TRAINED</w:delText>
              </w:r>
            </w:del>
          </w:p>
        </w:tc>
        <w:tc>
          <w:tcPr>
            <w:tcW w:w="3118" w:type="dxa"/>
          </w:tcPr>
          <w:p w14:paraId="2ABB2983" w14:textId="0A85E78F" w:rsidR="00CC2780" w:rsidDel="00551027" w:rsidRDefault="00CC2780" w:rsidP="006E6587">
            <w:pPr>
              <w:rPr>
                <w:del w:id="885" w:author="Gallard, Brett (LNG-AUS)" w:date="2020-02-21T16:23:00Z"/>
              </w:rPr>
            </w:pPr>
            <w:del w:id="886" w:author="Gallard, Brett (LNG-AUS)" w:date="2020-02-21T16:23:00Z">
              <w:r w:rsidDel="00551027">
                <w:delText>Affinity – 50 concurrent users</w:delText>
              </w:r>
            </w:del>
          </w:p>
        </w:tc>
        <w:tc>
          <w:tcPr>
            <w:tcW w:w="1985" w:type="dxa"/>
          </w:tcPr>
          <w:p w14:paraId="69343E09" w14:textId="010D8CA4" w:rsidR="00CC2780" w:rsidDel="00551027" w:rsidRDefault="00CC2780" w:rsidP="006E6587">
            <w:pPr>
              <w:rPr>
                <w:del w:id="887" w:author="Gallard, Brett (LNG-AUS)" w:date="2020-02-21T16:23:00Z"/>
              </w:rPr>
            </w:pPr>
            <w:del w:id="888" w:author="Gallard, Brett (LNG-AUS)" w:date="2020-02-21T16:23:00Z">
              <w:r w:rsidDel="00551027">
                <w:delText>Monthly per User</w:delText>
              </w:r>
            </w:del>
          </w:p>
        </w:tc>
      </w:tr>
      <w:tr w:rsidR="00CC2780" w:rsidDel="00551027" w14:paraId="6316ECA7" w14:textId="190809CB" w:rsidTr="006E6587">
        <w:trPr>
          <w:del w:id="889" w:author="Gallard, Brett (LNG-AUS)" w:date="2020-02-21T16:23:00Z"/>
        </w:trPr>
        <w:tc>
          <w:tcPr>
            <w:tcW w:w="2547" w:type="dxa"/>
          </w:tcPr>
          <w:p w14:paraId="7AF79D6C" w14:textId="3C5293E0" w:rsidR="00CC2780" w:rsidDel="00551027" w:rsidRDefault="00CC2780" w:rsidP="006E6587">
            <w:pPr>
              <w:rPr>
                <w:del w:id="890" w:author="Gallard, Brett (LNG-AUS)" w:date="2020-02-21T16:23:00Z"/>
              </w:rPr>
            </w:pPr>
            <w:del w:id="891" w:author="Gallard, Brett (LNG-AUS)" w:date="2020-02-21T16:23:00Z">
              <w:r w:rsidDel="00551027">
                <w:delText>Initial Payment</w:delText>
              </w:r>
            </w:del>
          </w:p>
        </w:tc>
        <w:tc>
          <w:tcPr>
            <w:tcW w:w="3118" w:type="dxa"/>
          </w:tcPr>
          <w:p w14:paraId="085F40AF" w14:textId="5E0846F9" w:rsidR="00CC2780" w:rsidDel="00551027" w:rsidRDefault="00CC2780" w:rsidP="006E6587">
            <w:pPr>
              <w:rPr>
                <w:del w:id="892" w:author="Gallard, Brett (LNG-AUS)" w:date="2020-02-21T16:23:00Z"/>
              </w:rPr>
            </w:pPr>
            <w:del w:id="893" w:author="Gallard, Brett (LNG-AUS)" w:date="2020-02-21T16:23:00Z">
              <w:r w:rsidDel="00551027">
                <w:delText>$2,000.00</w:delText>
              </w:r>
            </w:del>
          </w:p>
        </w:tc>
        <w:tc>
          <w:tcPr>
            <w:tcW w:w="1985" w:type="dxa"/>
          </w:tcPr>
          <w:p w14:paraId="49412435" w14:textId="7E979A51" w:rsidR="00CC2780" w:rsidDel="00551027" w:rsidRDefault="00CC2780" w:rsidP="006E6587">
            <w:pPr>
              <w:rPr>
                <w:del w:id="894" w:author="Gallard, Brett (LNG-AUS)" w:date="2020-02-21T16:23:00Z"/>
              </w:rPr>
            </w:pPr>
          </w:p>
        </w:tc>
      </w:tr>
      <w:tr w:rsidR="00CC2780" w:rsidDel="00551027" w14:paraId="187B6A8C" w14:textId="2A482EF9" w:rsidTr="006E6587">
        <w:trPr>
          <w:del w:id="895" w:author="Gallard, Brett (LNG-AUS)" w:date="2020-02-21T16:23:00Z"/>
        </w:trPr>
        <w:tc>
          <w:tcPr>
            <w:tcW w:w="2547" w:type="dxa"/>
          </w:tcPr>
          <w:p w14:paraId="0181B5FD" w14:textId="2DD1EA6E" w:rsidR="00CC2780" w:rsidDel="00551027" w:rsidRDefault="00CC2780" w:rsidP="006E6587">
            <w:pPr>
              <w:rPr>
                <w:del w:id="896" w:author="Gallard, Brett (LNG-AUS)" w:date="2020-02-21T16:23:00Z"/>
              </w:rPr>
            </w:pPr>
            <w:del w:id="897" w:author="Gallard, Brett (LNG-AUS)" w:date="2020-02-21T16:23:00Z">
              <w:r w:rsidDel="00551027">
                <w:delText>Year 1 (per month)</w:delText>
              </w:r>
            </w:del>
          </w:p>
        </w:tc>
        <w:tc>
          <w:tcPr>
            <w:tcW w:w="3118" w:type="dxa"/>
          </w:tcPr>
          <w:p w14:paraId="682F4CED" w14:textId="65ABC334" w:rsidR="00CC2780" w:rsidDel="00551027" w:rsidRDefault="00CC2780" w:rsidP="006E6587">
            <w:pPr>
              <w:rPr>
                <w:del w:id="898" w:author="Gallard, Brett (LNG-AUS)" w:date="2020-02-21T16:23:00Z"/>
              </w:rPr>
            </w:pPr>
            <w:del w:id="899" w:author="Gallard, Brett (LNG-AUS)" w:date="2020-02-21T16:23:00Z">
              <w:r w:rsidDel="00551027">
                <w:delText>$5,947.42</w:delText>
              </w:r>
            </w:del>
          </w:p>
        </w:tc>
        <w:tc>
          <w:tcPr>
            <w:tcW w:w="1985" w:type="dxa"/>
          </w:tcPr>
          <w:p w14:paraId="79A70BC5" w14:textId="44130F8B" w:rsidR="00CC2780" w:rsidDel="00551027" w:rsidRDefault="00CC2780" w:rsidP="006E6587">
            <w:pPr>
              <w:rPr>
                <w:del w:id="900" w:author="Gallard, Brett (LNG-AUS)" w:date="2020-02-21T16:23:00Z"/>
              </w:rPr>
            </w:pPr>
            <w:del w:id="901" w:author="Gallard, Brett (LNG-AUS)" w:date="2020-02-21T16:23:00Z">
              <w:r w:rsidDel="00551027">
                <w:delText>$118.95</w:delText>
              </w:r>
            </w:del>
          </w:p>
        </w:tc>
      </w:tr>
      <w:tr w:rsidR="00CC2780" w:rsidDel="00551027" w14:paraId="361CD396" w14:textId="347C8A96" w:rsidTr="006E6587">
        <w:trPr>
          <w:del w:id="902" w:author="Gallard, Brett (LNG-AUS)" w:date="2020-02-21T16:23:00Z"/>
        </w:trPr>
        <w:tc>
          <w:tcPr>
            <w:tcW w:w="2547" w:type="dxa"/>
          </w:tcPr>
          <w:p w14:paraId="51B33894" w14:textId="3C4C7F80" w:rsidR="00CC2780" w:rsidDel="00551027" w:rsidRDefault="00CC2780" w:rsidP="006E6587">
            <w:pPr>
              <w:rPr>
                <w:del w:id="903" w:author="Gallard, Brett (LNG-AUS)" w:date="2020-02-21T16:23:00Z"/>
              </w:rPr>
            </w:pPr>
            <w:del w:id="904" w:author="Gallard, Brett (LNG-AUS)" w:date="2020-02-21T16:23:00Z">
              <w:r w:rsidDel="00551027">
                <w:delText>Year 2 (per month)</w:delText>
              </w:r>
            </w:del>
          </w:p>
        </w:tc>
        <w:tc>
          <w:tcPr>
            <w:tcW w:w="3118" w:type="dxa"/>
          </w:tcPr>
          <w:p w14:paraId="638E56B0" w14:textId="71C58A97" w:rsidR="00CC2780" w:rsidDel="00551027" w:rsidRDefault="00CC2780" w:rsidP="006E6587">
            <w:pPr>
              <w:rPr>
                <w:del w:id="905" w:author="Gallard, Brett (LNG-AUS)" w:date="2020-02-21T16:23:00Z"/>
              </w:rPr>
            </w:pPr>
            <w:del w:id="906" w:author="Gallard, Brett (LNG-AUS)" w:date="2020-02-21T16:23:00Z">
              <w:r w:rsidDel="00551027">
                <w:delText>$5,947.42</w:delText>
              </w:r>
            </w:del>
          </w:p>
        </w:tc>
        <w:tc>
          <w:tcPr>
            <w:tcW w:w="1985" w:type="dxa"/>
          </w:tcPr>
          <w:p w14:paraId="66A07E5E" w14:textId="6249638A" w:rsidR="00CC2780" w:rsidDel="00551027" w:rsidRDefault="00CC2780" w:rsidP="006E6587">
            <w:pPr>
              <w:rPr>
                <w:del w:id="907" w:author="Gallard, Brett (LNG-AUS)" w:date="2020-02-21T16:23:00Z"/>
              </w:rPr>
            </w:pPr>
            <w:del w:id="908" w:author="Gallard, Brett (LNG-AUS)" w:date="2020-02-21T16:23:00Z">
              <w:r w:rsidDel="00551027">
                <w:delText>$118.95</w:delText>
              </w:r>
            </w:del>
          </w:p>
        </w:tc>
      </w:tr>
      <w:tr w:rsidR="00CC2780" w:rsidDel="00551027" w14:paraId="0B49FC01" w14:textId="3FDFF5B2" w:rsidTr="006E6587">
        <w:trPr>
          <w:del w:id="909" w:author="Gallard, Brett (LNG-AUS)" w:date="2020-02-21T16:23:00Z"/>
        </w:trPr>
        <w:tc>
          <w:tcPr>
            <w:tcW w:w="2547" w:type="dxa"/>
          </w:tcPr>
          <w:p w14:paraId="0AEDE980" w14:textId="52BB306E" w:rsidR="00CC2780" w:rsidDel="00551027" w:rsidRDefault="00CC2780" w:rsidP="006E6587">
            <w:pPr>
              <w:rPr>
                <w:del w:id="910" w:author="Gallard, Brett (LNG-AUS)" w:date="2020-02-21T16:23:00Z"/>
              </w:rPr>
            </w:pPr>
            <w:del w:id="911" w:author="Gallard, Brett (LNG-AUS)" w:date="2020-02-21T16:23:00Z">
              <w:r w:rsidDel="00551027">
                <w:delText>Year 3 (per month)</w:delText>
              </w:r>
            </w:del>
          </w:p>
        </w:tc>
        <w:tc>
          <w:tcPr>
            <w:tcW w:w="3118" w:type="dxa"/>
          </w:tcPr>
          <w:p w14:paraId="64239C54" w14:textId="48108D2D" w:rsidR="00CC2780" w:rsidDel="00551027" w:rsidRDefault="00CC2780" w:rsidP="006E6587">
            <w:pPr>
              <w:rPr>
                <w:del w:id="912" w:author="Gallard, Brett (LNG-AUS)" w:date="2020-02-21T16:23:00Z"/>
              </w:rPr>
            </w:pPr>
            <w:del w:id="913" w:author="Gallard, Brett (LNG-AUS)" w:date="2020-02-21T16:23:00Z">
              <w:r w:rsidDel="00551027">
                <w:delText>$5,947.42</w:delText>
              </w:r>
            </w:del>
          </w:p>
        </w:tc>
        <w:tc>
          <w:tcPr>
            <w:tcW w:w="1985" w:type="dxa"/>
          </w:tcPr>
          <w:p w14:paraId="453131A2" w14:textId="5C18D63E" w:rsidR="00CC2780" w:rsidDel="00551027" w:rsidRDefault="00CC2780" w:rsidP="006E6587">
            <w:pPr>
              <w:rPr>
                <w:del w:id="914" w:author="Gallard, Brett (LNG-AUS)" w:date="2020-02-21T16:23:00Z"/>
              </w:rPr>
            </w:pPr>
            <w:del w:id="915" w:author="Gallard, Brett (LNG-AUS)" w:date="2020-02-21T16:23:00Z">
              <w:r w:rsidDel="00551027">
                <w:delText>$118.95</w:delText>
              </w:r>
            </w:del>
          </w:p>
        </w:tc>
      </w:tr>
      <w:tr w:rsidR="00CC2780" w:rsidDel="00551027" w14:paraId="59F3DAF6" w14:textId="3A6894D3" w:rsidTr="006E6587">
        <w:trPr>
          <w:del w:id="916" w:author="Gallard, Brett (LNG-AUS)" w:date="2020-02-21T16:23:00Z"/>
        </w:trPr>
        <w:tc>
          <w:tcPr>
            <w:tcW w:w="7650" w:type="dxa"/>
            <w:gridSpan w:val="3"/>
          </w:tcPr>
          <w:p w14:paraId="30557846" w14:textId="3FF523BB" w:rsidR="00CC2780" w:rsidRPr="001471F7" w:rsidDel="00551027" w:rsidRDefault="00CC2780" w:rsidP="006E6587">
            <w:pPr>
              <w:rPr>
                <w:del w:id="917" w:author="Gallard, Brett (LNG-AUS)" w:date="2020-02-21T16:23:00Z"/>
                <w:b/>
                <w:i/>
              </w:rPr>
            </w:pPr>
            <w:del w:id="918" w:author="Gallard, Brett (LNG-AUS)" w:date="2020-02-21T16:23:00Z">
              <w:r w:rsidRPr="001471F7" w:rsidDel="00551027">
                <w:rPr>
                  <w:b/>
                  <w:i/>
                </w:rPr>
                <w:delText>Indicative costs below after 36 months. Please note a significant reduction for Affinity as the once-off costs have been repaid.</w:delText>
              </w:r>
            </w:del>
          </w:p>
        </w:tc>
      </w:tr>
      <w:tr w:rsidR="00CC2780" w:rsidDel="00551027" w14:paraId="34A12BC6" w14:textId="4D6A7EBC" w:rsidTr="006E6587">
        <w:trPr>
          <w:del w:id="919" w:author="Gallard, Brett (LNG-AUS)" w:date="2020-02-21T16:23:00Z"/>
        </w:trPr>
        <w:tc>
          <w:tcPr>
            <w:tcW w:w="2547" w:type="dxa"/>
          </w:tcPr>
          <w:p w14:paraId="7B23FEC8" w14:textId="11D65B2E" w:rsidR="00CC2780" w:rsidDel="00551027" w:rsidRDefault="00CC2780" w:rsidP="006E6587">
            <w:pPr>
              <w:rPr>
                <w:del w:id="920" w:author="Gallard, Brett (LNG-AUS)" w:date="2020-02-21T16:23:00Z"/>
              </w:rPr>
            </w:pPr>
            <w:del w:id="921" w:author="Gallard, Brett (LNG-AUS)" w:date="2020-02-21T16:23:00Z">
              <w:r w:rsidDel="00551027">
                <w:delText>Year 4+ (per month)</w:delText>
              </w:r>
            </w:del>
          </w:p>
        </w:tc>
        <w:tc>
          <w:tcPr>
            <w:tcW w:w="3118" w:type="dxa"/>
          </w:tcPr>
          <w:p w14:paraId="2EF242AE" w14:textId="251A26BE" w:rsidR="00CC2780" w:rsidDel="00551027" w:rsidRDefault="00CC2780" w:rsidP="006E6587">
            <w:pPr>
              <w:rPr>
                <w:del w:id="922" w:author="Gallard, Brett (LNG-AUS)" w:date="2020-02-21T16:23:00Z"/>
              </w:rPr>
            </w:pPr>
            <w:del w:id="923" w:author="Gallard, Brett (LNG-AUS)" w:date="2020-02-21T16:23:00Z">
              <w:r w:rsidDel="00551027">
                <w:delText>$2,572.35</w:delText>
              </w:r>
            </w:del>
          </w:p>
        </w:tc>
        <w:tc>
          <w:tcPr>
            <w:tcW w:w="1985" w:type="dxa"/>
          </w:tcPr>
          <w:p w14:paraId="1EF4E926" w14:textId="546F505A" w:rsidR="00CC2780" w:rsidDel="00551027" w:rsidRDefault="00CC2780" w:rsidP="006E6587">
            <w:pPr>
              <w:rPr>
                <w:del w:id="924" w:author="Gallard, Brett (LNG-AUS)" w:date="2020-02-21T16:23:00Z"/>
              </w:rPr>
            </w:pPr>
            <w:del w:id="925" w:author="Gallard, Brett (LNG-AUS)" w:date="2020-02-21T16:23:00Z">
              <w:r w:rsidDel="00551027">
                <w:delText>$51.45</w:delText>
              </w:r>
            </w:del>
          </w:p>
        </w:tc>
      </w:tr>
    </w:tbl>
    <w:p w14:paraId="26192405" w14:textId="098CDDAC" w:rsidR="00CC2780" w:rsidDel="00551027" w:rsidRDefault="00CC2780" w:rsidP="00CC2780">
      <w:pPr>
        <w:rPr>
          <w:del w:id="926" w:author="Gallard, Brett (LNG-AUS)" w:date="2020-02-21T16:23:00Z"/>
        </w:rPr>
      </w:pPr>
    </w:p>
    <w:p w14:paraId="2D87AC88" w14:textId="6E02DFCE" w:rsidR="00CC2780" w:rsidDel="00551027" w:rsidRDefault="00CC2780" w:rsidP="00CC2780">
      <w:pPr>
        <w:pStyle w:val="ListParagraph"/>
        <w:numPr>
          <w:ilvl w:val="0"/>
          <w:numId w:val="16"/>
        </w:numPr>
        <w:rPr>
          <w:del w:id="927" w:author="Gallard, Brett (LNG-AUS)" w:date="2020-02-21T16:23:00Z"/>
        </w:rPr>
      </w:pPr>
      <w:del w:id="928" w:author="Gallard, Brett (LNG-AUS)" w:date="2020-02-21T16:23:00Z">
        <w:r w:rsidDel="00551027">
          <w:delText>Includes discounts and terms detailed in “Important Notes”.</w:delText>
        </w:r>
      </w:del>
    </w:p>
    <w:p w14:paraId="48F2B9A5" w14:textId="76E81BD3" w:rsidR="00CC2780" w:rsidDel="00551027" w:rsidRDefault="00CC2780" w:rsidP="00CC2780">
      <w:pPr>
        <w:pStyle w:val="ListParagraph"/>
        <w:numPr>
          <w:ilvl w:val="0"/>
          <w:numId w:val="16"/>
        </w:numPr>
        <w:rPr>
          <w:del w:id="929" w:author="Gallard, Brett (LNG-AUS)" w:date="2020-02-21T16:23:00Z"/>
        </w:rPr>
      </w:pPr>
      <w:del w:id="930" w:author="Gallard, Brett (LNG-AUS)" w:date="2020-02-21T16:23:00Z">
        <w:r w:rsidDel="00551027">
          <w:delText>Includes software, installation, data migration, training, consulting, project management, 3 years ongoing helpline support and software updates.</w:delText>
        </w:r>
      </w:del>
    </w:p>
    <w:p w14:paraId="22C8B96C" w14:textId="4180544E" w:rsidR="00CC2780" w:rsidDel="00551027" w:rsidRDefault="00CC2780" w:rsidP="00CC2780">
      <w:pPr>
        <w:rPr>
          <w:del w:id="931" w:author="Gallard, Brett (LNG-AUS)" w:date="2020-02-21T16:23:00Z"/>
        </w:rPr>
      </w:pPr>
    </w:p>
    <w:p w14:paraId="097E2CD8" w14:textId="66B5EDD7" w:rsidR="00CC2780" w:rsidDel="00551027" w:rsidRDefault="00CC2780" w:rsidP="00CC2780">
      <w:pPr>
        <w:rPr>
          <w:del w:id="932" w:author="Gallard, Brett (LNG-AUS)" w:date="2020-02-21T16:23:00Z"/>
        </w:rPr>
      </w:pPr>
      <w:del w:id="933" w:author="Gallard, Brett (LNG-AUS)" w:date="2020-02-21T16:23:00Z">
        <w:r w:rsidDel="00551027">
          <w:delText>Please call me any time on 0466 587 954 to discuss the information above or if you wish to have an in-depth review of how Affinity will improve your firm’s efficiency.</w:delText>
        </w:r>
      </w:del>
    </w:p>
    <w:p w14:paraId="488B0E52" w14:textId="6C72411F" w:rsidR="00CC2780" w:rsidDel="00551027" w:rsidRDefault="00CC2780" w:rsidP="00CC2780">
      <w:pPr>
        <w:rPr>
          <w:del w:id="934" w:author="Gallard, Brett (LNG-AUS)" w:date="2020-02-21T16:23:00Z"/>
        </w:rPr>
      </w:pPr>
    </w:p>
    <w:p w14:paraId="19B12DF1" w14:textId="0B255EAC" w:rsidR="00CC2780" w:rsidDel="00551027" w:rsidRDefault="00CC2780" w:rsidP="00CC2780">
      <w:pPr>
        <w:rPr>
          <w:del w:id="935" w:author="Gallard, Brett (LNG-AUS)" w:date="2020-02-21T16:23:00Z"/>
        </w:rPr>
      </w:pPr>
      <w:del w:id="936" w:author="Gallard, Brett (LNG-AUS)" w:date="2020-02-21T16:23:00Z">
        <w:r w:rsidDel="00551027">
          <w:delText>Kind regards,</w:delText>
        </w:r>
      </w:del>
    </w:p>
    <w:p w14:paraId="3D3C3B56" w14:textId="33AD9E2A" w:rsidR="00CC2780" w:rsidDel="00551027" w:rsidRDefault="00CC2780" w:rsidP="00CC2780">
      <w:pPr>
        <w:rPr>
          <w:del w:id="937" w:author="Gallard, Brett (LNG-AUS)" w:date="2020-02-21T16:23:00Z"/>
        </w:rPr>
      </w:pPr>
    </w:p>
    <w:p w14:paraId="4ABD2257" w14:textId="682FD5A5" w:rsidR="00CC2780" w:rsidDel="00551027" w:rsidRDefault="00CC2780" w:rsidP="00CC2780">
      <w:pPr>
        <w:rPr>
          <w:del w:id="938" w:author="Gallard, Brett (LNG-AUS)" w:date="2020-02-21T16:23:00Z"/>
          <w:rFonts w:eastAsiaTheme="minorEastAsia"/>
          <w:noProof/>
        </w:rPr>
      </w:pPr>
      <w:del w:id="939" w:author="Gallard, Brett (LNG-AUS)" w:date="2020-02-21T16:23:00Z">
        <w:r w:rsidDel="00551027">
          <w:rPr>
            <w:rFonts w:eastAsiaTheme="minorEastAsia"/>
            <w:noProof/>
            <w:color w:val="FF0000"/>
            <w:szCs w:val="20"/>
          </w:rPr>
          <w:delText>James Bible</w:delText>
        </w:r>
      </w:del>
    </w:p>
    <w:p w14:paraId="54DB441D" w14:textId="629B838F" w:rsidR="00CC2780" w:rsidDel="00551027" w:rsidRDefault="00CC2780" w:rsidP="00CC2780">
      <w:pPr>
        <w:rPr>
          <w:del w:id="940" w:author="Gallard, Brett (LNG-AUS)" w:date="2020-02-21T16:23:00Z"/>
          <w:rFonts w:eastAsiaTheme="minorEastAsia"/>
          <w:noProof/>
        </w:rPr>
      </w:pPr>
      <w:del w:id="941" w:author="Gallard, Brett (LNG-AUS)" w:date="2020-02-21T16:23:00Z">
        <w:r w:rsidDel="00551027">
          <w:rPr>
            <w:rFonts w:eastAsiaTheme="minorEastAsia"/>
            <w:noProof/>
            <w:color w:val="000000"/>
            <w:szCs w:val="20"/>
          </w:rPr>
          <w:delText xml:space="preserve">Sales Manager – Mid-Law, </w:delText>
        </w:r>
        <w:r w:rsidDel="00551027">
          <w:rPr>
            <w:rFonts w:eastAsiaTheme="minorEastAsia"/>
            <w:noProof/>
            <w:color w:val="404040"/>
            <w:szCs w:val="20"/>
          </w:rPr>
          <w:delText>LexisNexis Australia</w:delText>
        </w:r>
      </w:del>
    </w:p>
    <w:p w14:paraId="7AD0E493" w14:textId="1DBB119B" w:rsidR="00CC2780" w:rsidDel="00551027" w:rsidRDefault="00CC2780" w:rsidP="00CC2780">
      <w:pPr>
        <w:rPr>
          <w:del w:id="942" w:author="Gallard, Brett (LNG-AUS)" w:date="2020-02-21T16:23:00Z"/>
          <w:rFonts w:eastAsiaTheme="minorEastAsia"/>
          <w:noProof/>
        </w:rPr>
      </w:pPr>
      <w:del w:id="943" w:author="Gallard, Brett (LNG-AUS)" w:date="2020-02-21T16:23:00Z">
        <w:r w:rsidDel="00551027">
          <w:rPr>
            <w:rFonts w:eastAsiaTheme="minorEastAsia"/>
            <w:noProof/>
            <w:color w:val="404040"/>
            <w:szCs w:val="20"/>
          </w:rPr>
          <w:delText xml:space="preserve">Level 13, 350 Queen Street </w:delText>
        </w:r>
        <w:r w:rsidDel="00551027">
          <w:rPr>
            <w:rFonts w:eastAsiaTheme="minorEastAsia"/>
            <w:noProof/>
            <w:color w:val="404040"/>
            <w:szCs w:val="20"/>
          </w:rPr>
          <w:br/>
          <w:delText>Melbourne VIC 3000</w:delText>
        </w:r>
      </w:del>
    </w:p>
    <w:p w14:paraId="3ADDC5A7" w14:textId="21FBC83E" w:rsidR="00CC2780" w:rsidDel="00551027" w:rsidRDefault="00CC2780" w:rsidP="00CC2780">
      <w:pPr>
        <w:rPr>
          <w:del w:id="944" w:author="Gallard, Brett (LNG-AUS)" w:date="2020-02-21T16:23:00Z"/>
          <w:rFonts w:eastAsiaTheme="minorEastAsia"/>
          <w:noProof/>
        </w:rPr>
      </w:pPr>
      <w:del w:id="945" w:author="Gallard, Brett (LNG-AUS)" w:date="2020-02-21T16:23:00Z">
        <w:r w:rsidDel="00551027">
          <w:fldChar w:fldCharType="begin"/>
        </w:r>
        <w:r w:rsidDel="00551027">
          <w:delInstrText xml:space="preserve"> HYPERLINK "mailto:james.bible@lexisnexis.com.au" </w:delInstrText>
        </w:r>
        <w:r w:rsidDel="00551027">
          <w:fldChar w:fldCharType="separate"/>
        </w:r>
        <w:r w:rsidDel="00551027">
          <w:rPr>
            <w:rStyle w:val="Hyperlink"/>
            <w:rFonts w:eastAsiaTheme="minorEastAsia"/>
            <w:noProof/>
            <w:szCs w:val="20"/>
          </w:rPr>
          <w:delText>james.bible@lexisnexis.com.au</w:delText>
        </w:r>
        <w:r w:rsidDel="00551027">
          <w:rPr>
            <w:rStyle w:val="Hyperlink"/>
            <w:rFonts w:eastAsiaTheme="minorEastAsia"/>
            <w:noProof/>
            <w:szCs w:val="20"/>
          </w:rPr>
          <w:fldChar w:fldCharType="end"/>
        </w:r>
      </w:del>
    </w:p>
    <w:p w14:paraId="68F46105" w14:textId="479B9CE5" w:rsidR="00CC2780" w:rsidDel="00551027" w:rsidRDefault="00CC2780" w:rsidP="00CC2780">
      <w:pPr>
        <w:rPr>
          <w:del w:id="946" w:author="Gallard, Brett (LNG-AUS)" w:date="2020-02-21T16:23:00Z"/>
          <w:rFonts w:eastAsiaTheme="minorEastAsia"/>
          <w:noProof/>
          <w:color w:val="404040"/>
          <w:szCs w:val="20"/>
        </w:rPr>
      </w:pPr>
      <w:del w:id="947" w:author="Gallard, Brett (LNG-AUS)" w:date="2020-02-21T16:23:00Z">
        <w:r w:rsidDel="00551027">
          <w:rPr>
            <w:rFonts w:eastAsiaTheme="minorEastAsia"/>
            <w:noProof/>
            <w:color w:val="404040"/>
            <w:szCs w:val="20"/>
          </w:rPr>
          <w:delText>03 8669 3225 Direct</w:delText>
        </w:r>
      </w:del>
    </w:p>
    <w:p w14:paraId="023AF65B" w14:textId="37DEDE4D" w:rsidR="00CC2780" w:rsidDel="00551027" w:rsidRDefault="00CC2780" w:rsidP="00CC2780">
      <w:pPr>
        <w:rPr>
          <w:del w:id="948" w:author="Gallard, Brett (LNG-AUS)" w:date="2020-02-21T16:23:00Z"/>
          <w:rFonts w:eastAsiaTheme="minorEastAsia"/>
          <w:noProof/>
        </w:rPr>
      </w:pPr>
    </w:p>
    <w:p w14:paraId="2B09A600" w14:textId="7124FDF8" w:rsidR="00CC2780" w:rsidDel="0045492F" w:rsidRDefault="00CC2780" w:rsidP="00CC2780">
      <w:pPr>
        <w:rPr>
          <w:del w:id="949" w:author="Gallard, Brett (LNG-AUS)" w:date="2020-02-21T16:25:00Z"/>
          <w:b/>
          <w:noProof/>
          <w:color w:val="FF0000"/>
          <w:sz w:val="24"/>
        </w:rPr>
      </w:pPr>
      <w:del w:id="950" w:author="Gallard, Brett (LNG-AUS)" w:date="2020-02-21T16:23:00Z">
        <w:r w:rsidDel="00551027">
          <w:rPr>
            <w:noProof/>
          </w:rPr>
          <w:br w:type="page"/>
        </w:r>
        <w:r w:rsidRPr="007B5C12" w:rsidDel="00551027">
          <w:rPr>
            <w:noProof/>
            <w:lang w:val="en-IN" w:eastAsia="en-IN"/>
          </w:rPr>
          <w:drawing>
            <wp:inline distT="0" distB="0" distL="0" distR="0" wp14:anchorId="5482D525" wp14:editId="3549ADA5">
              <wp:extent cx="5727065" cy="2155190"/>
              <wp:effectExtent l="0" t="0" r="6985" b="0"/>
              <wp:docPr id="1" name="Picture 4" descr="A picture containing beverage&#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F2926F5-FAD5-4319-B49B-9B81C10B40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beverage&#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F2926F5-FAD5-4319-B49B-9B81C10B400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7065" cy="2155190"/>
                      </a:xfrm>
                      <a:prstGeom prst="rect">
                        <a:avLst/>
                      </a:prstGeom>
                    </pic:spPr>
                  </pic:pic>
                </a:graphicData>
              </a:graphic>
            </wp:inline>
          </w:drawing>
        </w:r>
      </w:del>
    </w:p>
    <w:p w14:paraId="2C321689" w14:textId="73FF6C9C" w:rsidR="00CC2780" w:rsidDel="00551027" w:rsidRDefault="00CC2780" w:rsidP="00CC2780">
      <w:pPr>
        <w:pStyle w:val="TopicHeader"/>
        <w:rPr>
          <w:del w:id="951" w:author="Gallard, Brett (LNG-AUS)" w:date="2020-02-21T16:23:00Z"/>
          <w:noProof/>
        </w:rPr>
      </w:pPr>
      <w:del w:id="952" w:author="Gallard, Brett (LNG-AUS)" w:date="2020-02-21T16:23:00Z">
        <w:r w:rsidDel="00551027">
          <w:rPr>
            <w:noProof/>
          </w:rPr>
          <w:delText>Appendix 1: Key Features</w:delText>
        </w:r>
      </w:del>
    </w:p>
    <w:p w14:paraId="189749A8" w14:textId="690A9887" w:rsidR="00CC2780" w:rsidDel="00551027" w:rsidRDefault="00CC2780" w:rsidP="00CC2780">
      <w:pPr>
        <w:rPr>
          <w:del w:id="953" w:author="Gallard, Brett (LNG-AUS)" w:date="2020-02-21T16:23:00Z"/>
          <w:rFonts w:eastAsiaTheme="minorEastAsia"/>
          <w:noProof/>
        </w:rPr>
      </w:pPr>
      <w:del w:id="954" w:author="Gallard, Brett (LNG-AUS)" w:date="2020-02-21T16:23:00Z">
        <w:r w:rsidDel="00551027">
          <w:rPr>
            <w:rFonts w:eastAsiaTheme="minorEastAsia"/>
            <w:noProof/>
          </w:rPr>
          <w:delText>Lexis Affinity provides a range of flexible features to support the daily operation of a busy modern law practice, including:</w:delText>
        </w:r>
      </w:del>
    </w:p>
    <w:p w14:paraId="7EF17B3C" w14:textId="519FAA81" w:rsidR="00CC2780" w:rsidDel="00551027" w:rsidRDefault="00CC2780" w:rsidP="00CC2780">
      <w:pPr>
        <w:pStyle w:val="paragraph"/>
        <w:numPr>
          <w:ilvl w:val="0"/>
          <w:numId w:val="18"/>
        </w:numPr>
        <w:spacing w:before="0" w:beforeAutospacing="0" w:after="0" w:afterAutospacing="0"/>
        <w:ind w:left="360"/>
        <w:textAlignment w:val="baseline"/>
        <w:rPr>
          <w:del w:id="955" w:author="Gallard, Brett (LNG-AUS)" w:date="2020-02-21T16:23:00Z"/>
          <w:rFonts w:ascii="Calibri" w:hAnsi="Calibri" w:cs="Calibri"/>
          <w:sz w:val="22"/>
          <w:szCs w:val="22"/>
          <w:lang w:val="en-US"/>
        </w:rPr>
      </w:pPr>
      <w:del w:id="956" w:author="Gallard, Brett (LNG-AUS)" w:date="2020-02-21T16:23:00Z">
        <w:r w:rsidDel="00551027">
          <w:rPr>
            <w:rStyle w:val="normaltextrun"/>
            <w:rFonts w:ascii="Calibri" w:hAnsi="Calibri" w:cs="Calibri"/>
            <w:sz w:val="22"/>
            <w:szCs w:val="22"/>
            <w:lang w:val="en-US"/>
          </w:rPr>
          <w:delText>Manage your entire caseload more effectively, using our Client and Matter Management</w:delText>
        </w:r>
        <w:r w:rsidDel="00551027">
          <w:rPr>
            <w:rStyle w:val="eop"/>
            <w:rFonts w:ascii="Calibri" w:hAnsi="Calibri" w:cs="Calibri"/>
            <w:sz w:val="22"/>
            <w:szCs w:val="22"/>
            <w:lang w:val="en-US"/>
          </w:rPr>
          <w:delText> tools</w:delText>
        </w:r>
      </w:del>
    </w:p>
    <w:p w14:paraId="11119866" w14:textId="321471DA" w:rsidR="00CC2780" w:rsidDel="00551027" w:rsidRDefault="00CC2780" w:rsidP="00CC2780">
      <w:pPr>
        <w:pStyle w:val="paragraph"/>
        <w:numPr>
          <w:ilvl w:val="0"/>
          <w:numId w:val="18"/>
        </w:numPr>
        <w:spacing w:before="0" w:beforeAutospacing="0" w:after="0" w:afterAutospacing="0"/>
        <w:ind w:left="360"/>
        <w:textAlignment w:val="baseline"/>
        <w:rPr>
          <w:del w:id="957" w:author="Gallard, Brett (LNG-AUS)" w:date="2020-02-21T16:23:00Z"/>
          <w:rFonts w:ascii="Calibri" w:hAnsi="Calibri" w:cs="Calibri"/>
          <w:sz w:val="22"/>
          <w:szCs w:val="22"/>
          <w:lang w:val="en-US"/>
        </w:rPr>
      </w:pPr>
      <w:del w:id="958" w:author="Gallard, Brett (LNG-AUS)" w:date="2020-02-21T16:23:00Z">
        <w:r w:rsidDel="00551027">
          <w:rPr>
            <w:rStyle w:val="spellingerror"/>
            <w:rFonts w:ascii="Calibri" w:hAnsi="Calibri" w:cs="Calibri"/>
            <w:sz w:val="22"/>
            <w:szCs w:val="22"/>
            <w:lang w:val="en-US"/>
          </w:rPr>
          <w:delText>Keep track of what’s happening and look over the horizon to see what’s coming, with centralised</w:delText>
        </w:r>
        <w:r w:rsidDel="00551027">
          <w:rPr>
            <w:rStyle w:val="normaltextrun"/>
            <w:rFonts w:ascii="Calibri" w:hAnsi="Calibri" w:cs="Calibri"/>
            <w:sz w:val="22"/>
            <w:szCs w:val="22"/>
            <w:lang w:val="en-US"/>
          </w:rPr>
          <w:delText> scheduling and diary (</w:delText>
        </w:r>
        <w:r w:rsidDel="00551027">
          <w:rPr>
            <w:rStyle w:val="spellingerror"/>
            <w:rFonts w:ascii="Calibri" w:hAnsi="Calibri" w:cs="Calibri"/>
            <w:sz w:val="22"/>
            <w:szCs w:val="22"/>
            <w:lang w:val="en-US"/>
          </w:rPr>
          <w:delText>inc.</w:delText>
        </w:r>
        <w:r w:rsidDel="00551027">
          <w:rPr>
            <w:rStyle w:val="normaltextrun"/>
            <w:rFonts w:ascii="Calibri" w:hAnsi="Calibri" w:cs="Calibri"/>
            <w:sz w:val="22"/>
            <w:szCs w:val="22"/>
            <w:lang w:val="en-US"/>
          </w:rPr>
          <w:delText> Key Dates tracker, Matter-based Diary, integration with MS Exchange Server)</w:delText>
        </w:r>
        <w:r w:rsidDel="00551027">
          <w:rPr>
            <w:rStyle w:val="eop"/>
            <w:rFonts w:ascii="Calibri" w:hAnsi="Calibri" w:cs="Calibri"/>
            <w:sz w:val="22"/>
            <w:szCs w:val="22"/>
            <w:lang w:val="en-US"/>
          </w:rPr>
          <w:delText> </w:delText>
        </w:r>
      </w:del>
    </w:p>
    <w:p w14:paraId="6B102E3C" w14:textId="4DDB1F6F" w:rsidR="00CC2780" w:rsidDel="00551027" w:rsidRDefault="00CC2780" w:rsidP="00CC2780">
      <w:pPr>
        <w:pStyle w:val="paragraph"/>
        <w:numPr>
          <w:ilvl w:val="0"/>
          <w:numId w:val="18"/>
        </w:numPr>
        <w:spacing w:before="0" w:beforeAutospacing="0" w:after="0" w:afterAutospacing="0"/>
        <w:ind w:left="360"/>
        <w:textAlignment w:val="baseline"/>
        <w:rPr>
          <w:del w:id="959" w:author="Gallard, Brett (LNG-AUS)" w:date="2020-02-21T16:23:00Z"/>
          <w:rFonts w:ascii="Calibri" w:hAnsi="Calibri" w:cs="Calibri"/>
          <w:sz w:val="22"/>
          <w:szCs w:val="22"/>
          <w:lang w:val="en-US"/>
        </w:rPr>
      </w:pPr>
      <w:del w:id="960" w:author="Gallard, Brett (LNG-AUS)" w:date="2020-02-21T16:23:00Z">
        <w:r w:rsidDel="00551027">
          <w:rPr>
            <w:rStyle w:val="normaltextrun"/>
            <w:rFonts w:ascii="Calibri" w:hAnsi="Calibri" w:cs="Calibri"/>
            <w:sz w:val="22"/>
            <w:szCs w:val="22"/>
            <w:lang w:val="en-US"/>
          </w:rPr>
          <w:delText>Automate delivery of common tasks, to reduce effort and improve quality, using custom Workflows and Procedures (Legal and Business Process Automation)</w:delText>
        </w:r>
        <w:r w:rsidDel="00551027">
          <w:rPr>
            <w:rStyle w:val="eop"/>
            <w:rFonts w:ascii="Calibri" w:hAnsi="Calibri" w:cs="Calibri"/>
            <w:sz w:val="22"/>
            <w:szCs w:val="22"/>
            <w:lang w:val="en-US"/>
          </w:rPr>
          <w:delText> </w:delText>
        </w:r>
      </w:del>
    </w:p>
    <w:p w14:paraId="66CAA1F0" w14:textId="28DE740D" w:rsidR="00CC2780" w:rsidDel="00551027" w:rsidRDefault="00CC2780" w:rsidP="00CC2780">
      <w:pPr>
        <w:pStyle w:val="paragraph"/>
        <w:numPr>
          <w:ilvl w:val="0"/>
          <w:numId w:val="18"/>
        </w:numPr>
        <w:spacing w:before="0" w:beforeAutospacing="0" w:after="0" w:afterAutospacing="0"/>
        <w:ind w:left="360"/>
        <w:textAlignment w:val="baseline"/>
        <w:rPr>
          <w:del w:id="961" w:author="Gallard, Brett (LNG-AUS)" w:date="2020-02-21T16:23:00Z"/>
          <w:rFonts w:ascii="Calibri" w:hAnsi="Calibri" w:cs="Calibri"/>
          <w:sz w:val="22"/>
          <w:szCs w:val="22"/>
          <w:lang w:val="en-US"/>
        </w:rPr>
      </w:pPr>
      <w:del w:id="962" w:author="Gallard, Brett (LNG-AUS)" w:date="2020-02-21T16:23:00Z">
        <w:r w:rsidDel="00551027">
          <w:rPr>
            <w:rStyle w:val="normaltextrun"/>
            <w:rFonts w:ascii="Calibri" w:hAnsi="Calibri" w:cs="Calibri"/>
            <w:sz w:val="22"/>
            <w:szCs w:val="22"/>
            <w:lang w:val="en-US"/>
          </w:rPr>
          <w:delText>Manage the firm’s entire library of precedents in a single location and ensure the right documents are available to all authors</w:delText>
        </w:r>
      </w:del>
    </w:p>
    <w:p w14:paraId="06B374FE" w14:textId="65223F6D" w:rsidR="00CC2780" w:rsidDel="00551027" w:rsidRDefault="00CC2780" w:rsidP="00CC2780">
      <w:pPr>
        <w:pStyle w:val="paragraph"/>
        <w:numPr>
          <w:ilvl w:val="0"/>
          <w:numId w:val="18"/>
        </w:numPr>
        <w:spacing w:before="0" w:beforeAutospacing="0" w:after="0" w:afterAutospacing="0"/>
        <w:ind w:left="360"/>
        <w:textAlignment w:val="baseline"/>
        <w:rPr>
          <w:del w:id="963" w:author="Gallard, Brett (LNG-AUS)" w:date="2020-02-21T16:23:00Z"/>
          <w:rFonts w:ascii="Calibri" w:hAnsi="Calibri" w:cs="Calibri"/>
          <w:sz w:val="22"/>
          <w:szCs w:val="22"/>
          <w:lang w:val="en-US"/>
        </w:rPr>
      </w:pPr>
      <w:del w:id="964" w:author="Gallard, Brett (LNG-AUS)" w:date="2020-02-21T16:23:00Z">
        <w:r w:rsidDel="00551027">
          <w:rPr>
            <w:rStyle w:val="spellingerror"/>
            <w:rFonts w:ascii="Calibri" w:hAnsi="Calibri" w:cs="Calibri"/>
            <w:sz w:val="22"/>
            <w:szCs w:val="22"/>
            <w:lang w:val="en-US"/>
          </w:rPr>
          <w:delText>Adapt to changing needs for information and automate document drafting, using custom DataForms</w:delText>
        </w:r>
        <w:r w:rsidDel="00551027">
          <w:rPr>
            <w:rStyle w:val="normaltextrun"/>
            <w:rFonts w:ascii="Calibri" w:hAnsi="Calibri" w:cs="Calibri"/>
            <w:sz w:val="22"/>
            <w:szCs w:val="22"/>
            <w:lang w:val="en-US"/>
          </w:rPr>
          <w:delText> (</w:delText>
        </w:r>
        <w:r w:rsidDel="00551027">
          <w:rPr>
            <w:rStyle w:val="spellingerror"/>
            <w:rFonts w:ascii="Calibri" w:hAnsi="Calibri" w:cs="Calibri"/>
            <w:sz w:val="22"/>
            <w:szCs w:val="22"/>
            <w:lang w:val="en-US"/>
          </w:rPr>
          <w:delText>no programming required</w:delText>
        </w:r>
        <w:r w:rsidDel="00551027">
          <w:rPr>
            <w:rStyle w:val="normaltextrun"/>
            <w:rFonts w:ascii="Calibri" w:hAnsi="Calibri" w:cs="Calibri"/>
            <w:sz w:val="22"/>
            <w:szCs w:val="22"/>
            <w:lang w:val="en-US"/>
          </w:rPr>
          <w:delText>)</w:delText>
        </w:r>
        <w:r w:rsidDel="00551027">
          <w:rPr>
            <w:rStyle w:val="eop"/>
            <w:rFonts w:ascii="Calibri" w:hAnsi="Calibri" w:cs="Calibri"/>
            <w:sz w:val="22"/>
            <w:szCs w:val="22"/>
            <w:lang w:val="en-US"/>
          </w:rPr>
          <w:delText> </w:delText>
        </w:r>
      </w:del>
    </w:p>
    <w:p w14:paraId="2D9BF0F8" w14:textId="0F55EC2E" w:rsidR="00CC2780" w:rsidDel="00551027" w:rsidRDefault="00CC2780" w:rsidP="00CC2780">
      <w:pPr>
        <w:pStyle w:val="paragraph"/>
        <w:numPr>
          <w:ilvl w:val="0"/>
          <w:numId w:val="18"/>
        </w:numPr>
        <w:spacing w:before="0" w:beforeAutospacing="0" w:after="0" w:afterAutospacing="0"/>
        <w:ind w:left="360"/>
        <w:textAlignment w:val="baseline"/>
        <w:rPr>
          <w:del w:id="965" w:author="Gallard, Brett (LNG-AUS)" w:date="2020-02-21T16:23:00Z"/>
          <w:rFonts w:ascii="Calibri" w:hAnsi="Calibri" w:cs="Calibri"/>
          <w:sz w:val="22"/>
          <w:szCs w:val="22"/>
          <w:lang w:val="en-US"/>
        </w:rPr>
      </w:pPr>
      <w:del w:id="966" w:author="Gallard, Brett (LNG-AUS)" w:date="2020-02-21T16:23:00Z">
        <w:r w:rsidDel="00551027">
          <w:rPr>
            <w:rStyle w:val="normaltextrun"/>
            <w:rFonts w:ascii="Calibri" w:hAnsi="Calibri" w:cs="Calibri"/>
            <w:sz w:val="22"/>
            <w:szCs w:val="22"/>
            <w:lang w:val="en-US"/>
          </w:rPr>
          <w:delText xml:space="preserve">Re-use data to automate drafting of legal documents and correspondence (inc. email precedents and pre-populated automated forms and precedents) </w:delText>
        </w:r>
      </w:del>
    </w:p>
    <w:p w14:paraId="52781284" w14:textId="5416F860" w:rsidR="00CC2780" w:rsidDel="00551027" w:rsidRDefault="00CC2780" w:rsidP="00CC2780">
      <w:pPr>
        <w:pStyle w:val="paragraph"/>
        <w:numPr>
          <w:ilvl w:val="0"/>
          <w:numId w:val="18"/>
        </w:numPr>
        <w:spacing w:before="0" w:beforeAutospacing="0" w:after="0" w:afterAutospacing="0"/>
        <w:ind w:left="360"/>
        <w:textAlignment w:val="baseline"/>
        <w:rPr>
          <w:del w:id="967" w:author="Gallard, Brett (LNG-AUS)" w:date="2020-02-21T16:23:00Z"/>
          <w:rFonts w:ascii="Calibri" w:hAnsi="Calibri" w:cs="Calibri"/>
          <w:sz w:val="22"/>
          <w:szCs w:val="22"/>
          <w:lang w:val="en-US"/>
        </w:rPr>
      </w:pPr>
      <w:del w:id="968" w:author="Gallard, Brett (LNG-AUS)" w:date="2020-02-21T16:23:00Z">
        <w:r w:rsidDel="00551027">
          <w:rPr>
            <w:rStyle w:val="normaltextrun"/>
            <w:rFonts w:ascii="Calibri" w:hAnsi="Calibri" w:cs="Calibri"/>
            <w:sz w:val="22"/>
            <w:szCs w:val="22"/>
            <w:lang w:val="en-US"/>
          </w:rPr>
          <w:delText>Find and update documents quickly and easily, even if you don’t have all the facts of the matter to hand, using flexible Document Management tools (</w:delText>
        </w:r>
        <w:r w:rsidDel="00551027">
          <w:rPr>
            <w:rStyle w:val="spellingerror"/>
            <w:rFonts w:ascii="Calibri" w:hAnsi="Calibri" w:cs="Calibri"/>
            <w:sz w:val="22"/>
            <w:szCs w:val="22"/>
            <w:lang w:val="en-US"/>
          </w:rPr>
          <w:delText>inc.</w:delText>
        </w:r>
        <w:r w:rsidDel="00551027">
          <w:rPr>
            <w:rStyle w:val="normaltextrun"/>
            <w:rFonts w:ascii="Calibri" w:hAnsi="Calibri" w:cs="Calibri"/>
            <w:sz w:val="22"/>
            <w:szCs w:val="22"/>
            <w:lang w:val="en-US"/>
          </w:rPr>
          <w:delText> Drag-and-drop filing from Windows and Outlook, and full-text index searching)</w:delText>
        </w:r>
        <w:r w:rsidDel="00551027">
          <w:rPr>
            <w:rStyle w:val="eop"/>
            <w:rFonts w:ascii="Calibri" w:hAnsi="Calibri" w:cs="Calibri"/>
            <w:sz w:val="22"/>
            <w:szCs w:val="22"/>
            <w:lang w:val="en-US"/>
          </w:rPr>
          <w:delText> </w:delText>
        </w:r>
      </w:del>
    </w:p>
    <w:p w14:paraId="636B232C" w14:textId="699E93BB" w:rsidR="00CC2780" w:rsidDel="00551027" w:rsidRDefault="00CC2780" w:rsidP="00CC2780">
      <w:pPr>
        <w:pStyle w:val="paragraph"/>
        <w:numPr>
          <w:ilvl w:val="0"/>
          <w:numId w:val="18"/>
        </w:numPr>
        <w:spacing w:before="0" w:beforeAutospacing="0" w:after="0" w:afterAutospacing="0"/>
        <w:ind w:left="360"/>
        <w:textAlignment w:val="baseline"/>
        <w:rPr>
          <w:del w:id="969" w:author="Gallard, Brett (LNG-AUS)" w:date="2020-02-21T16:23:00Z"/>
          <w:rFonts w:ascii="Calibri" w:hAnsi="Calibri" w:cs="Calibri"/>
          <w:sz w:val="22"/>
          <w:szCs w:val="22"/>
          <w:lang w:val="en-US"/>
        </w:rPr>
      </w:pPr>
      <w:del w:id="970" w:author="Gallard, Brett (LNG-AUS)" w:date="2020-02-21T16:23:00Z">
        <w:r w:rsidDel="00551027">
          <w:rPr>
            <w:rStyle w:val="normaltextrun"/>
            <w:rFonts w:ascii="Calibri" w:hAnsi="Calibri" w:cs="Calibri"/>
            <w:sz w:val="22"/>
            <w:szCs w:val="22"/>
            <w:lang w:val="en-US"/>
          </w:rPr>
          <w:delText>Maximise the impact of your legal research by integrating the Lexis Advance legal research platform</w:delText>
        </w:r>
        <w:r w:rsidDel="00551027">
          <w:rPr>
            <w:rStyle w:val="eop"/>
            <w:rFonts w:ascii="Calibri" w:hAnsi="Calibri" w:cs="Calibri"/>
            <w:sz w:val="22"/>
            <w:szCs w:val="22"/>
            <w:lang w:val="en-US"/>
          </w:rPr>
          <w:delText> with Affinity. Store research links and history on matters for easy review and reference</w:delText>
        </w:r>
      </w:del>
    </w:p>
    <w:p w14:paraId="20314B4B" w14:textId="47FB69E9" w:rsidR="00CC2780" w:rsidDel="00551027" w:rsidRDefault="00CC2780" w:rsidP="00CC2780">
      <w:pPr>
        <w:pStyle w:val="paragraph"/>
        <w:numPr>
          <w:ilvl w:val="0"/>
          <w:numId w:val="18"/>
        </w:numPr>
        <w:spacing w:before="0" w:beforeAutospacing="0" w:after="0" w:afterAutospacing="0"/>
        <w:ind w:left="360"/>
        <w:textAlignment w:val="baseline"/>
        <w:rPr>
          <w:del w:id="971" w:author="Gallard, Brett (LNG-AUS)" w:date="2020-02-21T16:23:00Z"/>
          <w:rFonts w:ascii="Calibri" w:hAnsi="Calibri" w:cs="Calibri"/>
          <w:sz w:val="22"/>
          <w:szCs w:val="22"/>
          <w:lang w:val="en-US"/>
        </w:rPr>
      </w:pPr>
      <w:del w:id="972" w:author="Gallard, Brett (LNG-AUS)" w:date="2020-02-21T16:23:00Z">
        <w:r w:rsidDel="00551027">
          <w:rPr>
            <w:rStyle w:val="normaltextrun"/>
            <w:rFonts w:ascii="Calibri" w:hAnsi="Calibri" w:cs="Calibri"/>
            <w:sz w:val="22"/>
            <w:szCs w:val="22"/>
            <w:lang w:val="en-US"/>
          </w:rPr>
          <w:delText>Simplify the daily work of scheduling, and reviewing inbound and outbound correspondence using Affinity’s integration with Microsoft Office tools (Outlook, Word, Excel and MS Exchange Server)</w:delText>
        </w:r>
        <w:r w:rsidDel="00551027">
          <w:rPr>
            <w:rStyle w:val="eop"/>
            <w:rFonts w:ascii="Calibri" w:hAnsi="Calibri" w:cs="Calibri"/>
            <w:sz w:val="22"/>
            <w:szCs w:val="22"/>
            <w:lang w:val="en-US"/>
          </w:rPr>
          <w:delText> </w:delText>
        </w:r>
      </w:del>
    </w:p>
    <w:p w14:paraId="1E223CD6" w14:textId="2830BDA9" w:rsidR="00CC2780" w:rsidDel="00551027" w:rsidRDefault="00CC2780" w:rsidP="00CC2780">
      <w:pPr>
        <w:pStyle w:val="paragraph"/>
        <w:numPr>
          <w:ilvl w:val="0"/>
          <w:numId w:val="18"/>
        </w:numPr>
        <w:spacing w:before="0" w:beforeAutospacing="0" w:after="0" w:afterAutospacing="0"/>
        <w:ind w:left="360"/>
        <w:textAlignment w:val="baseline"/>
        <w:rPr>
          <w:del w:id="973" w:author="Gallard, Brett (LNG-AUS)" w:date="2020-02-21T16:23:00Z"/>
          <w:rFonts w:ascii="Calibri" w:hAnsi="Calibri" w:cs="Calibri"/>
          <w:sz w:val="22"/>
          <w:szCs w:val="22"/>
          <w:lang w:val="en-US"/>
        </w:rPr>
      </w:pPr>
      <w:del w:id="974" w:author="Gallard, Brett (LNG-AUS)" w:date="2020-02-21T16:23:00Z">
        <w:r w:rsidDel="00551027">
          <w:rPr>
            <w:rStyle w:val="normaltextrun"/>
            <w:rFonts w:ascii="Calibri" w:hAnsi="Calibri" w:cs="Calibri"/>
            <w:sz w:val="22"/>
            <w:szCs w:val="22"/>
            <w:lang w:val="en-US"/>
          </w:rPr>
          <w:delText>Keep on top of Time Recording</w:delText>
        </w:r>
        <w:r w:rsidDel="00551027">
          <w:rPr>
            <w:rStyle w:val="eop"/>
            <w:rFonts w:ascii="Calibri" w:hAnsi="Calibri" w:cs="Calibri"/>
            <w:sz w:val="22"/>
            <w:szCs w:val="22"/>
            <w:lang w:val="en-US"/>
          </w:rPr>
          <w:delText> with our range of different recording features</w:delText>
        </w:r>
      </w:del>
    </w:p>
    <w:p w14:paraId="2284A740" w14:textId="55A31452" w:rsidR="00CC2780" w:rsidDel="00551027" w:rsidRDefault="00CC2780" w:rsidP="00CC2780">
      <w:pPr>
        <w:pStyle w:val="paragraph"/>
        <w:numPr>
          <w:ilvl w:val="0"/>
          <w:numId w:val="18"/>
        </w:numPr>
        <w:spacing w:before="0" w:beforeAutospacing="0" w:after="0" w:afterAutospacing="0"/>
        <w:ind w:left="360"/>
        <w:textAlignment w:val="baseline"/>
        <w:rPr>
          <w:del w:id="975" w:author="Gallard, Brett (LNG-AUS)" w:date="2020-02-21T16:23:00Z"/>
          <w:rFonts w:ascii="Calibri" w:hAnsi="Calibri" w:cs="Calibri"/>
          <w:sz w:val="22"/>
          <w:szCs w:val="22"/>
          <w:lang w:val="en-US"/>
        </w:rPr>
      </w:pPr>
      <w:del w:id="976" w:author="Gallard, Brett (LNG-AUS)" w:date="2020-02-21T16:23:00Z">
        <w:r w:rsidDel="00551027">
          <w:rPr>
            <w:rStyle w:val="normaltextrun"/>
            <w:rFonts w:ascii="Calibri" w:hAnsi="Calibri" w:cs="Calibri"/>
            <w:sz w:val="22"/>
            <w:szCs w:val="22"/>
            <w:lang w:val="en-US"/>
          </w:rPr>
          <w:delText>Organise and manage routine Billing with less effort and more control – including </w:delText>
        </w:r>
        <w:r w:rsidDel="00551027">
          <w:rPr>
            <w:rStyle w:val="spellingerror"/>
            <w:rFonts w:ascii="Calibri" w:hAnsi="Calibri" w:cs="Calibri"/>
            <w:sz w:val="22"/>
            <w:szCs w:val="22"/>
            <w:lang w:val="en-US"/>
          </w:rPr>
          <w:delText>ebilling</w:delText>
        </w:r>
        <w:r w:rsidDel="00551027">
          <w:rPr>
            <w:rStyle w:val="normaltextrun"/>
            <w:rFonts w:ascii="Calibri" w:hAnsi="Calibri" w:cs="Calibri"/>
            <w:sz w:val="22"/>
            <w:szCs w:val="22"/>
            <w:lang w:val="en-US"/>
          </w:rPr>
          <w:delText>, </w:delText>
        </w:r>
        <w:r w:rsidDel="00551027">
          <w:rPr>
            <w:rStyle w:val="spellingerror"/>
            <w:rFonts w:ascii="Calibri" w:hAnsi="Calibri" w:cs="Calibri"/>
            <w:sz w:val="22"/>
            <w:szCs w:val="22"/>
            <w:lang w:val="en-US"/>
          </w:rPr>
          <w:delText>ecollection</w:delText>
        </w:r>
        <w:r w:rsidDel="00551027">
          <w:rPr>
            <w:rStyle w:val="normaltextrun"/>
            <w:rFonts w:ascii="Calibri" w:hAnsi="Calibri" w:cs="Calibri"/>
            <w:sz w:val="22"/>
            <w:szCs w:val="22"/>
            <w:lang w:val="en-US"/>
          </w:rPr>
          <w:delText>, multi-party, consolidated and split billing</w:delText>
        </w:r>
        <w:r w:rsidDel="00551027">
          <w:rPr>
            <w:rStyle w:val="eop"/>
            <w:rFonts w:ascii="Calibri" w:hAnsi="Calibri" w:cs="Calibri"/>
            <w:sz w:val="22"/>
            <w:szCs w:val="22"/>
            <w:lang w:val="en-US"/>
          </w:rPr>
          <w:delText>, auto-generation of draft bills following system rules, etc.)</w:delText>
        </w:r>
      </w:del>
    </w:p>
    <w:p w14:paraId="5610FCFE" w14:textId="3072856F" w:rsidR="00CC2780" w:rsidDel="00551027" w:rsidRDefault="00CC2780" w:rsidP="00CC2780">
      <w:pPr>
        <w:pStyle w:val="paragraph"/>
        <w:numPr>
          <w:ilvl w:val="0"/>
          <w:numId w:val="18"/>
        </w:numPr>
        <w:spacing w:before="0" w:beforeAutospacing="0" w:after="0" w:afterAutospacing="0"/>
        <w:ind w:left="360"/>
        <w:textAlignment w:val="baseline"/>
        <w:rPr>
          <w:del w:id="977" w:author="Gallard, Brett (LNG-AUS)" w:date="2020-02-21T16:23:00Z"/>
          <w:rFonts w:ascii="Calibri" w:hAnsi="Calibri" w:cs="Calibri"/>
          <w:sz w:val="22"/>
          <w:szCs w:val="22"/>
          <w:lang w:val="en-US"/>
        </w:rPr>
      </w:pPr>
      <w:del w:id="978" w:author="Gallard, Brett (LNG-AUS)" w:date="2020-02-21T16:23:00Z">
        <w:r w:rsidDel="00551027">
          <w:rPr>
            <w:rStyle w:val="normaltextrun"/>
            <w:rFonts w:ascii="Calibri" w:hAnsi="Calibri" w:cs="Calibri"/>
            <w:sz w:val="22"/>
            <w:szCs w:val="22"/>
            <w:lang w:val="en-US"/>
          </w:rPr>
          <w:delText>Office Accounting</w:delText>
        </w:r>
        <w:r w:rsidDel="00551027">
          <w:rPr>
            <w:rStyle w:val="eop"/>
            <w:rFonts w:ascii="Calibri" w:hAnsi="Calibri" w:cs="Calibri"/>
            <w:sz w:val="22"/>
            <w:szCs w:val="22"/>
            <w:lang w:val="en-US"/>
          </w:rPr>
          <w:delText> </w:delText>
        </w:r>
      </w:del>
    </w:p>
    <w:p w14:paraId="64C685B2" w14:textId="560EA29E" w:rsidR="00CC2780" w:rsidDel="00551027" w:rsidRDefault="00CC2780" w:rsidP="00CC2780">
      <w:pPr>
        <w:pStyle w:val="paragraph"/>
        <w:numPr>
          <w:ilvl w:val="0"/>
          <w:numId w:val="18"/>
        </w:numPr>
        <w:spacing w:before="0" w:beforeAutospacing="0" w:after="0" w:afterAutospacing="0"/>
        <w:ind w:left="360"/>
        <w:textAlignment w:val="baseline"/>
        <w:rPr>
          <w:del w:id="979" w:author="Gallard, Brett (LNG-AUS)" w:date="2020-02-21T16:23:00Z"/>
          <w:rFonts w:ascii="Calibri" w:hAnsi="Calibri" w:cs="Calibri"/>
          <w:sz w:val="22"/>
          <w:szCs w:val="22"/>
          <w:lang w:val="en-US"/>
        </w:rPr>
      </w:pPr>
      <w:del w:id="980" w:author="Gallard, Brett (LNG-AUS)" w:date="2020-02-21T16:23:00Z">
        <w:r w:rsidDel="00551027">
          <w:rPr>
            <w:rStyle w:val="normaltextrun"/>
            <w:rFonts w:ascii="Calibri" w:hAnsi="Calibri" w:cs="Calibri"/>
            <w:sz w:val="22"/>
            <w:szCs w:val="22"/>
            <w:lang w:val="en-US"/>
          </w:rPr>
          <w:delText>Trust Accounting (certified by NSW Law Society)</w:delText>
        </w:r>
        <w:r w:rsidDel="00551027">
          <w:rPr>
            <w:rStyle w:val="eop"/>
            <w:rFonts w:ascii="Calibri" w:hAnsi="Calibri" w:cs="Calibri"/>
            <w:sz w:val="22"/>
            <w:szCs w:val="22"/>
            <w:lang w:val="en-US"/>
          </w:rPr>
          <w:delText> </w:delText>
        </w:r>
      </w:del>
    </w:p>
    <w:p w14:paraId="2F03ED4F" w14:textId="67E17658" w:rsidR="00CC2780" w:rsidDel="00551027" w:rsidRDefault="00CC2780" w:rsidP="00CC2780">
      <w:pPr>
        <w:pStyle w:val="paragraph"/>
        <w:numPr>
          <w:ilvl w:val="0"/>
          <w:numId w:val="18"/>
        </w:numPr>
        <w:spacing w:before="0" w:beforeAutospacing="0" w:after="0" w:afterAutospacing="0"/>
        <w:ind w:left="360"/>
        <w:textAlignment w:val="baseline"/>
        <w:rPr>
          <w:del w:id="981" w:author="Gallard, Brett (LNG-AUS)" w:date="2020-02-21T16:23:00Z"/>
          <w:rFonts w:ascii="Calibri" w:hAnsi="Calibri" w:cs="Calibri"/>
          <w:sz w:val="22"/>
          <w:szCs w:val="22"/>
          <w:lang w:val="en-US"/>
        </w:rPr>
      </w:pPr>
      <w:del w:id="982" w:author="Gallard, Brett (LNG-AUS)" w:date="2020-02-21T16:23:00Z">
        <w:r w:rsidDel="00551027">
          <w:rPr>
            <w:rStyle w:val="normaltextrun"/>
            <w:rFonts w:ascii="Calibri" w:hAnsi="Calibri" w:cs="Calibri"/>
            <w:sz w:val="22"/>
            <w:szCs w:val="22"/>
            <w:lang w:val="en-US"/>
          </w:rPr>
          <w:delText>Investments (Controlled Monies, Monies in Transit, Monies under a Power)</w:delText>
        </w:r>
        <w:r w:rsidDel="00551027">
          <w:rPr>
            <w:rStyle w:val="eop"/>
            <w:rFonts w:ascii="Calibri" w:hAnsi="Calibri" w:cs="Calibri"/>
            <w:sz w:val="22"/>
            <w:szCs w:val="22"/>
            <w:lang w:val="en-US"/>
          </w:rPr>
          <w:delText> </w:delText>
        </w:r>
      </w:del>
    </w:p>
    <w:p w14:paraId="44B3BBE7" w14:textId="45C75494" w:rsidR="00CC2780" w:rsidDel="00551027" w:rsidRDefault="00CC2780" w:rsidP="00CC2780">
      <w:pPr>
        <w:pStyle w:val="paragraph"/>
        <w:numPr>
          <w:ilvl w:val="0"/>
          <w:numId w:val="18"/>
        </w:numPr>
        <w:spacing w:before="0" w:beforeAutospacing="0" w:after="0" w:afterAutospacing="0"/>
        <w:ind w:left="360"/>
        <w:textAlignment w:val="baseline"/>
        <w:rPr>
          <w:del w:id="983" w:author="Gallard, Brett (LNG-AUS)" w:date="2020-02-21T16:23:00Z"/>
          <w:rFonts w:ascii="Calibri" w:hAnsi="Calibri" w:cs="Calibri"/>
          <w:sz w:val="22"/>
          <w:szCs w:val="22"/>
          <w:lang w:val="en-US"/>
        </w:rPr>
      </w:pPr>
      <w:del w:id="984" w:author="Gallard, Brett (LNG-AUS)" w:date="2020-02-21T16:23:00Z">
        <w:r w:rsidDel="00551027">
          <w:rPr>
            <w:rStyle w:val="normaltextrun"/>
            <w:rFonts w:ascii="Calibri" w:hAnsi="Calibri" w:cs="Calibri"/>
            <w:sz w:val="22"/>
            <w:szCs w:val="22"/>
            <w:lang w:val="en-US"/>
          </w:rPr>
          <w:delText>General Ledger – multi-Entity, Branch, Department</w:delText>
        </w:r>
        <w:r w:rsidDel="00551027">
          <w:rPr>
            <w:rStyle w:val="eop"/>
            <w:rFonts w:ascii="Calibri" w:hAnsi="Calibri" w:cs="Calibri"/>
            <w:sz w:val="22"/>
            <w:szCs w:val="22"/>
            <w:lang w:val="en-US"/>
          </w:rPr>
          <w:delText> </w:delText>
        </w:r>
      </w:del>
    </w:p>
    <w:p w14:paraId="3E3C5C58" w14:textId="4804F1C6" w:rsidR="00CC2780" w:rsidDel="00551027" w:rsidRDefault="00CC2780" w:rsidP="00CC2780">
      <w:pPr>
        <w:pStyle w:val="paragraph"/>
        <w:numPr>
          <w:ilvl w:val="0"/>
          <w:numId w:val="18"/>
        </w:numPr>
        <w:spacing w:before="0" w:beforeAutospacing="0" w:after="0" w:afterAutospacing="0"/>
        <w:ind w:left="360"/>
        <w:textAlignment w:val="baseline"/>
        <w:rPr>
          <w:del w:id="985" w:author="Gallard, Brett (LNG-AUS)" w:date="2020-02-21T16:23:00Z"/>
          <w:rFonts w:ascii="Calibri" w:hAnsi="Calibri" w:cs="Calibri"/>
          <w:sz w:val="22"/>
          <w:szCs w:val="22"/>
          <w:lang w:val="en-US"/>
        </w:rPr>
      </w:pPr>
      <w:del w:id="986" w:author="Gallard, Brett (LNG-AUS)" w:date="2020-02-21T16:23:00Z">
        <w:r w:rsidDel="00551027">
          <w:rPr>
            <w:rStyle w:val="normaltextrun"/>
            <w:rFonts w:ascii="Calibri" w:hAnsi="Calibri" w:cs="Calibri"/>
            <w:sz w:val="22"/>
            <w:szCs w:val="22"/>
            <w:lang w:val="en-US"/>
          </w:rPr>
          <w:delText>Budgets (</w:delText>
        </w:r>
        <w:r w:rsidDel="00551027">
          <w:rPr>
            <w:rStyle w:val="spellingerror"/>
            <w:rFonts w:ascii="Calibri" w:hAnsi="Calibri" w:cs="Calibri"/>
            <w:sz w:val="22"/>
            <w:szCs w:val="22"/>
            <w:lang w:val="en-US"/>
          </w:rPr>
          <w:delText>inc.</w:delText>
        </w:r>
        <w:r w:rsidDel="00551027">
          <w:rPr>
            <w:rStyle w:val="normaltextrun"/>
            <w:rFonts w:ascii="Calibri" w:hAnsi="Calibri" w:cs="Calibri"/>
            <w:sz w:val="22"/>
            <w:szCs w:val="22"/>
            <w:lang w:val="en-US"/>
          </w:rPr>
          <w:delText> Employee and G/L)</w:delText>
        </w:r>
        <w:r w:rsidDel="00551027">
          <w:rPr>
            <w:rStyle w:val="eop"/>
            <w:rFonts w:ascii="Calibri" w:hAnsi="Calibri" w:cs="Calibri"/>
            <w:sz w:val="22"/>
            <w:szCs w:val="22"/>
            <w:lang w:val="en-US"/>
          </w:rPr>
          <w:delText> </w:delText>
        </w:r>
      </w:del>
    </w:p>
    <w:p w14:paraId="2CAF6420" w14:textId="2129FF25" w:rsidR="00CC2780" w:rsidDel="00551027" w:rsidRDefault="00CC2780" w:rsidP="00CC2780">
      <w:pPr>
        <w:pStyle w:val="paragraph"/>
        <w:numPr>
          <w:ilvl w:val="0"/>
          <w:numId w:val="18"/>
        </w:numPr>
        <w:spacing w:before="0" w:beforeAutospacing="0" w:after="0" w:afterAutospacing="0"/>
        <w:ind w:left="360"/>
        <w:textAlignment w:val="baseline"/>
        <w:rPr>
          <w:del w:id="987" w:author="Gallard, Brett (LNG-AUS)" w:date="2020-02-21T16:23:00Z"/>
          <w:rFonts w:ascii="Calibri" w:hAnsi="Calibri" w:cs="Calibri"/>
          <w:sz w:val="22"/>
          <w:szCs w:val="22"/>
          <w:lang w:val="en-US"/>
        </w:rPr>
      </w:pPr>
      <w:del w:id="988" w:author="Gallard, Brett (LNG-AUS)" w:date="2020-02-21T16:23:00Z">
        <w:r w:rsidDel="00551027">
          <w:rPr>
            <w:rStyle w:val="normaltextrun"/>
            <w:rFonts w:ascii="Calibri" w:hAnsi="Calibri" w:cs="Calibri"/>
            <w:sz w:val="22"/>
            <w:szCs w:val="22"/>
            <w:lang w:val="en-US"/>
          </w:rPr>
          <w:delText>Finance Requisitions</w:delText>
        </w:r>
        <w:r w:rsidDel="00551027">
          <w:rPr>
            <w:rStyle w:val="eop"/>
            <w:rFonts w:ascii="Calibri" w:hAnsi="Calibri" w:cs="Calibri"/>
            <w:sz w:val="22"/>
            <w:szCs w:val="22"/>
            <w:lang w:val="en-US"/>
          </w:rPr>
          <w:delText> (inc. Authorisation control)</w:delText>
        </w:r>
      </w:del>
    </w:p>
    <w:p w14:paraId="5FA0F664" w14:textId="0C4A1E36" w:rsidR="00CC2780" w:rsidDel="00551027" w:rsidRDefault="00CC2780" w:rsidP="00CC2780">
      <w:pPr>
        <w:pStyle w:val="paragraph"/>
        <w:numPr>
          <w:ilvl w:val="0"/>
          <w:numId w:val="18"/>
        </w:numPr>
        <w:spacing w:before="0" w:beforeAutospacing="0" w:after="0" w:afterAutospacing="0"/>
        <w:ind w:left="360"/>
        <w:textAlignment w:val="baseline"/>
        <w:rPr>
          <w:del w:id="989" w:author="Gallard, Brett (LNG-AUS)" w:date="2020-02-21T16:23:00Z"/>
          <w:rFonts w:ascii="Calibri" w:hAnsi="Calibri" w:cs="Calibri"/>
          <w:sz w:val="22"/>
          <w:szCs w:val="22"/>
          <w:lang w:val="en-US"/>
        </w:rPr>
      </w:pPr>
      <w:del w:id="990" w:author="Gallard, Brett (LNG-AUS)" w:date="2020-02-21T16:23:00Z">
        <w:r w:rsidDel="00551027">
          <w:rPr>
            <w:rStyle w:val="normaltextrun"/>
            <w:rFonts w:ascii="Calibri" w:hAnsi="Calibri" w:cs="Calibri"/>
            <w:sz w:val="22"/>
            <w:szCs w:val="22"/>
            <w:lang w:val="en-US"/>
          </w:rPr>
          <w:delText>Bank Reconciliation</w:delText>
        </w:r>
        <w:r w:rsidDel="00551027">
          <w:rPr>
            <w:rStyle w:val="eop"/>
            <w:rFonts w:ascii="Calibri" w:hAnsi="Calibri" w:cs="Calibri"/>
            <w:sz w:val="22"/>
            <w:szCs w:val="22"/>
            <w:lang w:val="en-US"/>
          </w:rPr>
          <w:delText> </w:delText>
        </w:r>
      </w:del>
    </w:p>
    <w:p w14:paraId="3D194135" w14:textId="46C486A7" w:rsidR="00CC2780" w:rsidDel="00551027" w:rsidRDefault="00CC2780" w:rsidP="00CC2780">
      <w:pPr>
        <w:pStyle w:val="paragraph"/>
        <w:numPr>
          <w:ilvl w:val="0"/>
          <w:numId w:val="18"/>
        </w:numPr>
        <w:spacing w:before="0" w:beforeAutospacing="0" w:after="0" w:afterAutospacing="0"/>
        <w:ind w:left="360"/>
        <w:textAlignment w:val="baseline"/>
        <w:rPr>
          <w:del w:id="991" w:author="Gallard, Brett (LNG-AUS)" w:date="2020-02-21T16:23:00Z"/>
          <w:rFonts w:ascii="Calibri" w:hAnsi="Calibri" w:cs="Calibri"/>
          <w:sz w:val="22"/>
          <w:szCs w:val="22"/>
          <w:lang w:val="en-US"/>
        </w:rPr>
      </w:pPr>
      <w:del w:id="992" w:author="Gallard, Brett (LNG-AUS)" w:date="2020-02-21T16:23:00Z">
        <w:r w:rsidDel="00551027">
          <w:rPr>
            <w:rStyle w:val="normaltextrun"/>
            <w:rFonts w:ascii="Calibri" w:hAnsi="Calibri" w:cs="Calibri"/>
            <w:sz w:val="22"/>
            <w:szCs w:val="22"/>
            <w:lang w:val="en-US"/>
          </w:rPr>
          <w:delText>Creditor management (inc. scheduled payment runs)</w:delText>
        </w:r>
      </w:del>
    </w:p>
    <w:p w14:paraId="0CE750CB" w14:textId="00A2C7AD" w:rsidR="00CC2780" w:rsidDel="00551027" w:rsidRDefault="00CC2780" w:rsidP="00CC2780">
      <w:pPr>
        <w:pStyle w:val="paragraph"/>
        <w:numPr>
          <w:ilvl w:val="0"/>
          <w:numId w:val="18"/>
        </w:numPr>
        <w:spacing w:before="0" w:beforeAutospacing="0" w:after="0" w:afterAutospacing="0"/>
        <w:ind w:left="360"/>
        <w:textAlignment w:val="baseline"/>
        <w:rPr>
          <w:del w:id="993" w:author="Gallard, Brett (LNG-AUS)" w:date="2020-02-21T16:23:00Z"/>
          <w:rFonts w:ascii="Calibri" w:hAnsi="Calibri" w:cs="Calibri"/>
          <w:sz w:val="22"/>
          <w:szCs w:val="22"/>
          <w:lang w:val="en-US"/>
        </w:rPr>
      </w:pPr>
      <w:del w:id="994" w:author="Gallard, Brett (LNG-AUS)" w:date="2020-02-21T16:23:00Z">
        <w:r w:rsidDel="00551027">
          <w:rPr>
            <w:rStyle w:val="normaltextrun"/>
            <w:rFonts w:ascii="Calibri" w:hAnsi="Calibri" w:cs="Calibri"/>
            <w:sz w:val="22"/>
            <w:szCs w:val="22"/>
            <w:lang w:val="en-US"/>
          </w:rPr>
          <w:delText>Flexible Fees and Rates (</w:delText>
        </w:r>
        <w:r w:rsidDel="00551027">
          <w:rPr>
            <w:rStyle w:val="spellingerror"/>
            <w:rFonts w:ascii="Calibri" w:hAnsi="Calibri" w:cs="Calibri"/>
            <w:sz w:val="22"/>
            <w:szCs w:val="22"/>
            <w:lang w:val="en-US"/>
          </w:rPr>
          <w:delText>inc.</w:delText>
        </w:r>
        <w:r w:rsidDel="00551027">
          <w:rPr>
            <w:rStyle w:val="normaltextrun"/>
            <w:rFonts w:ascii="Calibri" w:hAnsi="Calibri" w:cs="Calibri"/>
            <w:sz w:val="22"/>
            <w:szCs w:val="22"/>
            <w:lang w:val="en-US"/>
          </w:rPr>
          <w:delText> Scale Costing and Fixed Fees)</w:delText>
        </w:r>
        <w:r w:rsidDel="00551027">
          <w:rPr>
            <w:rStyle w:val="eop"/>
            <w:rFonts w:ascii="Calibri" w:hAnsi="Calibri" w:cs="Calibri"/>
            <w:sz w:val="22"/>
            <w:szCs w:val="22"/>
            <w:lang w:val="en-US"/>
          </w:rPr>
          <w:delText> </w:delText>
        </w:r>
      </w:del>
    </w:p>
    <w:p w14:paraId="21133A9D" w14:textId="694F39D1" w:rsidR="00CC2780" w:rsidRPr="004731BB" w:rsidDel="00551027" w:rsidRDefault="00CC2780" w:rsidP="00CC2780">
      <w:pPr>
        <w:pStyle w:val="paragraph"/>
        <w:numPr>
          <w:ilvl w:val="0"/>
          <w:numId w:val="18"/>
        </w:numPr>
        <w:spacing w:before="0" w:beforeAutospacing="0" w:after="0" w:afterAutospacing="0"/>
        <w:ind w:left="360"/>
        <w:textAlignment w:val="baseline"/>
        <w:rPr>
          <w:del w:id="995" w:author="Gallard, Brett (LNG-AUS)" w:date="2020-02-21T16:23:00Z"/>
          <w:rFonts w:ascii="Calibri" w:hAnsi="Calibri" w:cs="Calibri"/>
          <w:sz w:val="22"/>
          <w:szCs w:val="22"/>
          <w:lang w:val="en-US"/>
        </w:rPr>
      </w:pPr>
      <w:del w:id="996" w:author="Gallard, Brett (LNG-AUS)" w:date="2020-02-21T16:23:00Z">
        <w:r w:rsidDel="00551027">
          <w:rPr>
            <w:rStyle w:val="normaltextrun"/>
            <w:rFonts w:ascii="Calibri" w:hAnsi="Calibri" w:cs="Calibri"/>
            <w:sz w:val="22"/>
            <w:szCs w:val="22"/>
            <w:lang w:val="en-US"/>
          </w:rPr>
          <w:delText>Improve the efficiency of your back-office, by integrating Cost &amp; Disbursement recovery systems</w:delText>
        </w:r>
        <w:r w:rsidDel="00551027">
          <w:rPr>
            <w:rStyle w:val="eop"/>
            <w:rFonts w:ascii="Calibri" w:hAnsi="Calibri" w:cs="Calibri"/>
            <w:sz w:val="22"/>
            <w:szCs w:val="22"/>
            <w:lang w:val="en-US"/>
          </w:rPr>
          <w:delText> </w:delText>
        </w:r>
      </w:del>
    </w:p>
    <w:p w14:paraId="79BC5BB8" w14:textId="1CC791F4" w:rsidR="00CC2780" w:rsidDel="00551027" w:rsidRDefault="00CC2780" w:rsidP="00CC2780">
      <w:pPr>
        <w:pStyle w:val="paragraph"/>
        <w:numPr>
          <w:ilvl w:val="0"/>
          <w:numId w:val="18"/>
        </w:numPr>
        <w:spacing w:before="0" w:beforeAutospacing="0" w:after="0" w:afterAutospacing="0"/>
        <w:ind w:left="360"/>
        <w:textAlignment w:val="baseline"/>
        <w:rPr>
          <w:del w:id="997" w:author="Gallard, Brett (LNG-AUS)" w:date="2020-02-21T16:23:00Z"/>
          <w:rStyle w:val="eop"/>
          <w:rFonts w:ascii="Calibri" w:hAnsi="Calibri" w:cs="Calibri"/>
          <w:sz w:val="22"/>
          <w:szCs w:val="22"/>
          <w:lang w:val="en-US"/>
        </w:rPr>
      </w:pPr>
      <w:del w:id="998" w:author="Gallard, Brett (LNG-AUS)" w:date="2020-02-21T16:23:00Z">
        <w:r w:rsidDel="00551027">
          <w:rPr>
            <w:rStyle w:val="normaltextrun"/>
            <w:rFonts w:ascii="Calibri" w:hAnsi="Calibri" w:cs="Calibri"/>
            <w:sz w:val="22"/>
            <w:szCs w:val="22"/>
            <w:lang w:val="en-US"/>
          </w:rPr>
          <w:delText>Understand and analyse your market with Affinity’s flexible Contact and Relationship Management</w:delText>
        </w:r>
        <w:r w:rsidDel="00551027">
          <w:rPr>
            <w:rStyle w:val="eop"/>
            <w:rFonts w:ascii="Calibri" w:hAnsi="Calibri" w:cs="Calibri"/>
            <w:sz w:val="22"/>
            <w:szCs w:val="22"/>
            <w:lang w:val="en-US"/>
          </w:rPr>
          <w:delText> functions</w:delText>
        </w:r>
      </w:del>
    </w:p>
    <w:p w14:paraId="4A179502" w14:textId="2277C23F" w:rsidR="00CC2780" w:rsidDel="00551027" w:rsidRDefault="00CC2780" w:rsidP="00CC2780">
      <w:pPr>
        <w:pStyle w:val="paragraph"/>
        <w:numPr>
          <w:ilvl w:val="0"/>
          <w:numId w:val="18"/>
        </w:numPr>
        <w:spacing w:before="0" w:beforeAutospacing="0" w:after="0" w:afterAutospacing="0"/>
        <w:ind w:left="360"/>
        <w:textAlignment w:val="baseline"/>
        <w:rPr>
          <w:del w:id="999" w:author="Gallard, Brett (LNG-AUS)" w:date="2020-02-21T16:23:00Z"/>
          <w:rFonts w:ascii="Calibri" w:hAnsi="Calibri" w:cs="Calibri"/>
          <w:sz w:val="22"/>
          <w:szCs w:val="22"/>
          <w:lang w:val="en-US"/>
        </w:rPr>
      </w:pPr>
      <w:del w:id="1000" w:author="Gallard, Brett (LNG-AUS)" w:date="2020-02-21T16:23:00Z">
        <w:r w:rsidDel="00551027">
          <w:rPr>
            <w:rFonts w:ascii="Calibri" w:hAnsi="Calibri" w:cs="Calibri"/>
            <w:sz w:val="22"/>
            <w:szCs w:val="22"/>
            <w:lang w:val="en-US"/>
          </w:rPr>
          <w:delText>Manage business development and marketing activities, leveraging the flexibility of custom data forms and Affinity’s powerful filter and search tools</w:delText>
        </w:r>
      </w:del>
    </w:p>
    <w:p w14:paraId="05BC4E9D" w14:textId="58D32D40" w:rsidR="00CC2780" w:rsidDel="00551027" w:rsidRDefault="00CC2780" w:rsidP="00CC2780">
      <w:pPr>
        <w:pStyle w:val="paragraph"/>
        <w:numPr>
          <w:ilvl w:val="0"/>
          <w:numId w:val="18"/>
        </w:numPr>
        <w:spacing w:before="0" w:beforeAutospacing="0" w:after="0" w:afterAutospacing="0"/>
        <w:ind w:left="360"/>
        <w:textAlignment w:val="baseline"/>
        <w:rPr>
          <w:del w:id="1001" w:author="Gallard, Brett (LNG-AUS)" w:date="2020-02-21T16:23:00Z"/>
          <w:rFonts w:ascii="Calibri" w:hAnsi="Calibri" w:cs="Calibri"/>
          <w:sz w:val="22"/>
          <w:szCs w:val="22"/>
          <w:lang w:val="en-US"/>
        </w:rPr>
      </w:pPr>
      <w:del w:id="1002" w:author="Gallard, Brett (LNG-AUS)" w:date="2020-02-21T16:23:00Z">
        <w:r w:rsidDel="00551027">
          <w:rPr>
            <w:rStyle w:val="normaltextrun"/>
            <w:rFonts w:ascii="Calibri" w:hAnsi="Calibri" w:cs="Calibri"/>
            <w:sz w:val="22"/>
            <w:szCs w:val="22"/>
            <w:lang w:val="en-US"/>
          </w:rPr>
          <w:delText>Analyse performance across the practice, with our suite of Reporting options – both financial and performance based (</w:delText>
        </w:r>
        <w:r w:rsidDel="00551027">
          <w:rPr>
            <w:rStyle w:val="spellingerror"/>
            <w:rFonts w:ascii="Calibri" w:hAnsi="Calibri" w:cs="Calibri"/>
            <w:sz w:val="22"/>
            <w:szCs w:val="22"/>
            <w:lang w:val="en-US"/>
          </w:rPr>
          <w:delText>inc.</w:delText>
        </w:r>
        <w:r w:rsidDel="00551027">
          <w:rPr>
            <w:rStyle w:val="normaltextrun"/>
            <w:rFonts w:ascii="Calibri" w:hAnsi="Calibri" w:cs="Calibri"/>
            <w:sz w:val="22"/>
            <w:szCs w:val="22"/>
            <w:lang w:val="en-US"/>
          </w:rPr>
          <w:delText> Dashboards, </w:delText>
        </w:r>
        <w:r w:rsidDel="00551027">
          <w:rPr>
            <w:rStyle w:val="spellingerror"/>
            <w:rFonts w:ascii="Calibri" w:hAnsi="Calibri" w:cs="Calibri"/>
            <w:sz w:val="22"/>
            <w:szCs w:val="22"/>
            <w:lang w:val="en-US"/>
          </w:rPr>
          <w:delText>adhoc</w:delText>
        </w:r>
        <w:r w:rsidDel="00551027">
          <w:rPr>
            <w:rStyle w:val="normaltextrun"/>
            <w:rFonts w:ascii="Calibri" w:hAnsi="Calibri" w:cs="Calibri"/>
            <w:sz w:val="22"/>
            <w:szCs w:val="22"/>
            <w:lang w:val="en-US"/>
          </w:rPr>
          <w:delText> queries &amp; filters, custom report developer)</w:delText>
        </w:r>
        <w:r w:rsidDel="00551027">
          <w:rPr>
            <w:rStyle w:val="eop"/>
            <w:rFonts w:ascii="Calibri" w:hAnsi="Calibri" w:cs="Calibri"/>
            <w:sz w:val="22"/>
            <w:szCs w:val="22"/>
            <w:lang w:val="en-US"/>
          </w:rPr>
          <w:delText> </w:delText>
        </w:r>
      </w:del>
    </w:p>
    <w:p w14:paraId="24208B31" w14:textId="6E1542EF" w:rsidR="00CC2780" w:rsidDel="00551027" w:rsidRDefault="00CC2780" w:rsidP="00CC2780">
      <w:pPr>
        <w:pStyle w:val="paragraph"/>
        <w:numPr>
          <w:ilvl w:val="0"/>
          <w:numId w:val="18"/>
        </w:numPr>
        <w:spacing w:before="0" w:beforeAutospacing="0" w:after="0" w:afterAutospacing="0"/>
        <w:ind w:left="360"/>
        <w:textAlignment w:val="baseline"/>
        <w:rPr>
          <w:del w:id="1003" w:author="Gallard, Brett (LNG-AUS)" w:date="2020-02-21T16:23:00Z"/>
          <w:rFonts w:ascii="Calibri" w:hAnsi="Calibri" w:cs="Calibri"/>
          <w:sz w:val="22"/>
          <w:szCs w:val="22"/>
          <w:lang w:val="en-US"/>
        </w:rPr>
      </w:pPr>
      <w:del w:id="1004" w:author="Gallard, Brett (LNG-AUS)" w:date="2020-02-21T16:23:00Z">
        <w:r w:rsidDel="00551027">
          <w:rPr>
            <w:rStyle w:val="normaltextrun"/>
            <w:rFonts w:ascii="Calibri" w:hAnsi="Calibri" w:cs="Calibri"/>
            <w:sz w:val="22"/>
            <w:szCs w:val="22"/>
            <w:lang w:val="en-US"/>
          </w:rPr>
          <w:delText>Reduce cost and effort managing Safe Custody</w:delText>
        </w:r>
        <w:r w:rsidDel="00551027">
          <w:rPr>
            <w:rStyle w:val="eop"/>
            <w:rFonts w:ascii="Calibri" w:hAnsi="Calibri" w:cs="Calibri"/>
            <w:sz w:val="22"/>
            <w:szCs w:val="22"/>
            <w:lang w:val="en-US"/>
          </w:rPr>
          <w:delText> of documents, including preview of electronic copies for fast and easy access</w:delText>
        </w:r>
      </w:del>
    </w:p>
    <w:p w14:paraId="0F88AC72" w14:textId="660C4A40" w:rsidR="00CC2780" w:rsidDel="00551027" w:rsidRDefault="00CC2780" w:rsidP="00CC2780">
      <w:pPr>
        <w:pStyle w:val="paragraph"/>
        <w:numPr>
          <w:ilvl w:val="0"/>
          <w:numId w:val="18"/>
        </w:numPr>
        <w:spacing w:before="0" w:beforeAutospacing="0" w:after="0" w:afterAutospacing="0"/>
        <w:ind w:left="360"/>
        <w:textAlignment w:val="baseline"/>
        <w:rPr>
          <w:del w:id="1005" w:author="Gallard, Brett (LNG-AUS)" w:date="2020-02-21T16:23:00Z"/>
          <w:rFonts w:ascii="Calibri" w:hAnsi="Calibri" w:cs="Calibri"/>
          <w:sz w:val="22"/>
          <w:szCs w:val="22"/>
          <w:lang w:val="en-US"/>
        </w:rPr>
      </w:pPr>
      <w:del w:id="1006" w:author="Gallard, Brett (LNG-AUS)" w:date="2020-02-21T16:23:00Z">
        <w:r w:rsidDel="00551027">
          <w:rPr>
            <w:rStyle w:val="normaltextrun"/>
            <w:rFonts w:ascii="Calibri" w:hAnsi="Calibri" w:cs="Calibri"/>
            <w:sz w:val="22"/>
            <w:szCs w:val="22"/>
            <w:lang w:val="en-US"/>
          </w:rPr>
          <w:delText>Keep control over Affinity with Role-based and Team-based access - and flexible security controls</w:delText>
        </w:r>
        <w:r w:rsidDel="00551027">
          <w:rPr>
            <w:rStyle w:val="eop"/>
            <w:rFonts w:ascii="Calibri" w:hAnsi="Calibri" w:cs="Calibri"/>
            <w:sz w:val="22"/>
            <w:szCs w:val="22"/>
            <w:lang w:val="en-US"/>
          </w:rPr>
          <w:delText> </w:delText>
        </w:r>
      </w:del>
    </w:p>
    <w:p w14:paraId="094C5C7F" w14:textId="00897735" w:rsidR="00CC2780" w:rsidDel="00551027" w:rsidRDefault="00CC2780" w:rsidP="00CC2780">
      <w:pPr>
        <w:pStyle w:val="paragraph"/>
        <w:spacing w:before="0" w:beforeAutospacing="0" w:after="0" w:afterAutospacing="0"/>
        <w:textAlignment w:val="baseline"/>
        <w:rPr>
          <w:del w:id="1007" w:author="Gallard, Brett (LNG-AUS)" w:date="2020-02-21T16:23:00Z"/>
          <w:rStyle w:val="normaltextrun"/>
          <w:rFonts w:ascii="Calibri" w:hAnsi="Calibri" w:cs="Calibri"/>
          <w:sz w:val="22"/>
          <w:szCs w:val="22"/>
          <w:lang w:val="en-US"/>
        </w:rPr>
      </w:pPr>
    </w:p>
    <w:p w14:paraId="518527C3" w14:textId="63CE2171" w:rsidR="00CC2780" w:rsidDel="00551027" w:rsidRDefault="00CC2780" w:rsidP="00CC2780">
      <w:pPr>
        <w:pStyle w:val="paragraph"/>
        <w:spacing w:before="0" w:beforeAutospacing="0" w:after="0" w:afterAutospacing="0"/>
        <w:textAlignment w:val="baseline"/>
        <w:rPr>
          <w:del w:id="1008" w:author="Gallard, Brett (LNG-AUS)" w:date="2020-02-21T16:23:00Z"/>
          <w:rStyle w:val="normaltextrun"/>
          <w:rFonts w:ascii="Calibri" w:hAnsi="Calibri" w:cs="Calibri"/>
          <w:sz w:val="22"/>
          <w:szCs w:val="22"/>
          <w:lang w:val="en-US"/>
        </w:rPr>
      </w:pPr>
      <w:del w:id="1009" w:author="Gallard, Brett (LNG-AUS)" w:date="2020-02-21T16:23:00Z">
        <w:r w:rsidDel="00551027">
          <w:rPr>
            <w:rStyle w:val="normaltextrun"/>
            <w:rFonts w:ascii="Calibri" w:hAnsi="Calibri" w:cs="Calibri"/>
            <w:sz w:val="22"/>
            <w:szCs w:val="22"/>
            <w:lang w:val="en-US"/>
          </w:rPr>
          <w:delText>Affinity also provides a range of additional optional product integrations and features:</w:delText>
        </w:r>
      </w:del>
    </w:p>
    <w:p w14:paraId="7C534372" w14:textId="0BA6A76C" w:rsidR="00CC2780" w:rsidDel="00551027" w:rsidRDefault="00CC2780" w:rsidP="00CC2780">
      <w:pPr>
        <w:pStyle w:val="paragraph"/>
        <w:numPr>
          <w:ilvl w:val="0"/>
          <w:numId w:val="18"/>
        </w:numPr>
        <w:spacing w:before="0" w:beforeAutospacing="0" w:after="0" w:afterAutospacing="0"/>
        <w:ind w:left="360"/>
        <w:textAlignment w:val="baseline"/>
        <w:rPr>
          <w:del w:id="1010" w:author="Gallard, Brett (LNG-AUS)" w:date="2020-02-21T16:23:00Z"/>
          <w:rStyle w:val="eop"/>
          <w:rFonts w:ascii="Calibri" w:hAnsi="Calibri" w:cs="Calibri"/>
          <w:sz w:val="22"/>
          <w:szCs w:val="22"/>
          <w:lang w:val="en-US"/>
        </w:rPr>
      </w:pPr>
      <w:del w:id="1011" w:author="Gallard, Brett (LNG-AUS)" w:date="2020-02-21T16:23:00Z">
        <w:r w:rsidDel="00551027">
          <w:rPr>
            <w:rStyle w:val="normaltextrun"/>
            <w:rFonts w:ascii="Calibri" w:hAnsi="Calibri" w:cs="Calibri"/>
            <w:sz w:val="22"/>
            <w:szCs w:val="22"/>
            <w:lang w:val="en-US"/>
          </w:rPr>
          <w:delText>Integrated property, personal, commercial and other Searches (GlobalX, InfoTrack, SAI Global)</w:delText>
        </w:r>
        <w:r w:rsidDel="00551027">
          <w:rPr>
            <w:rStyle w:val="eop"/>
            <w:rFonts w:ascii="Calibri" w:hAnsi="Calibri" w:cs="Calibri"/>
            <w:sz w:val="22"/>
            <w:szCs w:val="22"/>
            <w:lang w:val="en-US"/>
          </w:rPr>
          <w:delText> </w:delText>
        </w:r>
      </w:del>
    </w:p>
    <w:p w14:paraId="214F63ED" w14:textId="3BE457D8" w:rsidR="00CC2780" w:rsidDel="00551027" w:rsidRDefault="00CC2780" w:rsidP="00CC2780">
      <w:pPr>
        <w:pStyle w:val="paragraph"/>
        <w:numPr>
          <w:ilvl w:val="0"/>
          <w:numId w:val="18"/>
        </w:numPr>
        <w:spacing w:before="0" w:beforeAutospacing="0" w:after="0" w:afterAutospacing="0"/>
        <w:ind w:left="360"/>
        <w:textAlignment w:val="baseline"/>
        <w:rPr>
          <w:del w:id="1012" w:author="Gallard, Brett (LNG-AUS)" w:date="2020-02-21T16:23:00Z"/>
          <w:rFonts w:ascii="Calibri" w:hAnsi="Calibri" w:cs="Calibri"/>
          <w:sz w:val="22"/>
          <w:szCs w:val="22"/>
          <w:lang w:val="en-US"/>
        </w:rPr>
      </w:pPr>
      <w:del w:id="1013" w:author="Gallard, Brett (LNG-AUS)" w:date="2020-02-21T16:23:00Z">
        <w:r w:rsidDel="00551027">
          <w:rPr>
            <w:rStyle w:val="normaltextrun"/>
            <w:rFonts w:ascii="Calibri" w:hAnsi="Calibri" w:cs="Calibri"/>
            <w:sz w:val="22"/>
            <w:szCs w:val="22"/>
            <w:lang w:val="en-US"/>
          </w:rPr>
          <w:delText>"Scan-to-matter" integration with Multi-function devices</w:delText>
        </w:r>
        <w:r w:rsidDel="00551027">
          <w:rPr>
            <w:rStyle w:val="eop"/>
            <w:rFonts w:ascii="Calibri" w:hAnsi="Calibri" w:cs="Calibri"/>
            <w:sz w:val="22"/>
            <w:szCs w:val="22"/>
            <w:lang w:val="en-US"/>
          </w:rPr>
          <w:delText> </w:delText>
        </w:r>
      </w:del>
    </w:p>
    <w:p w14:paraId="7DB94A25" w14:textId="7879457C" w:rsidR="00CC2780" w:rsidDel="00551027" w:rsidRDefault="00CC2780" w:rsidP="00CC2780">
      <w:pPr>
        <w:pStyle w:val="paragraph"/>
        <w:numPr>
          <w:ilvl w:val="0"/>
          <w:numId w:val="18"/>
        </w:numPr>
        <w:spacing w:before="0" w:beforeAutospacing="0" w:after="0" w:afterAutospacing="0"/>
        <w:ind w:left="360"/>
        <w:textAlignment w:val="baseline"/>
        <w:rPr>
          <w:del w:id="1014" w:author="Gallard, Brett (LNG-AUS)" w:date="2020-02-21T16:23:00Z"/>
          <w:rFonts w:ascii="Calibri" w:hAnsi="Calibri" w:cs="Calibri"/>
          <w:sz w:val="22"/>
          <w:szCs w:val="22"/>
          <w:lang w:val="en-US"/>
        </w:rPr>
      </w:pPr>
      <w:del w:id="1015" w:author="Gallard, Brett (LNG-AUS)" w:date="2020-02-21T16:23:00Z">
        <w:r w:rsidDel="00551027">
          <w:rPr>
            <w:rStyle w:val="normaltextrun"/>
            <w:rFonts w:ascii="Calibri" w:hAnsi="Calibri" w:cs="Calibri"/>
            <w:sz w:val="22"/>
            <w:szCs w:val="22"/>
            <w:lang w:val="en-US"/>
          </w:rPr>
          <w:delText>Client Portal Extranet access for Clients, Referrers and 3</w:delText>
        </w:r>
        <w:r w:rsidDel="00551027">
          <w:rPr>
            <w:rStyle w:val="normaltextrun"/>
            <w:rFonts w:ascii="Calibri" w:hAnsi="Calibri" w:cs="Calibri"/>
            <w:sz w:val="17"/>
            <w:szCs w:val="17"/>
            <w:vertAlign w:val="superscript"/>
            <w:lang w:val="en-US"/>
          </w:rPr>
          <w:delText>rd</w:delText>
        </w:r>
        <w:r w:rsidDel="00551027">
          <w:rPr>
            <w:rStyle w:val="normaltextrun"/>
            <w:rFonts w:ascii="Calibri" w:hAnsi="Calibri" w:cs="Calibri"/>
            <w:sz w:val="22"/>
            <w:szCs w:val="22"/>
            <w:lang w:val="en-US"/>
          </w:rPr>
          <w:delText> Parties</w:delText>
        </w:r>
      </w:del>
    </w:p>
    <w:p w14:paraId="485E5F7B" w14:textId="2D29FE6E" w:rsidR="00CC2780" w:rsidDel="00551027" w:rsidRDefault="00CC2780" w:rsidP="00CC2780">
      <w:pPr>
        <w:pStyle w:val="paragraph"/>
        <w:numPr>
          <w:ilvl w:val="0"/>
          <w:numId w:val="18"/>
        </w:numPr>
        <w:spacing w:before="0" w:beforeAutospacing="0" w:after="0" w:afterAutospacing="0"/>
        <w:ind w:left="360"/>
        <w:textAlignment w:val="baseline"/>
        <w:rPr>
          <w:del w:id="1016" w:author="Gallard, Brett (LNG-AUS)" w:date="2020-02-21T16:23:00Z"/>
          <w:rStyle w:val="eop"/>
          <w:rFonts w:ascii="Calibri" w:hAnsi="Calibri" w:cs="Calibri"/>
          <w:sz w:val="22"/>
          <w:szCs w:val="22"/>
          <w:lang w:val="en-US"/>
        </w:rPr>
      </w:pPr>
      <w:del w:id="1017" w:author="Gallard, Brett (LNG-AUS)" w:date="2020-02-21T16:23:00Z">
        <w:r w:rsidDel="00551027">
          <w:rPr>
            <w:rStyle w:val="normaltextrun"/>
            <w:rFonts w:ascii="Calibri" w:hAnsi="Calibri" w:cs="Calibri"/>
            <w:sz w:val="22"/>
            <w:szCs w:val="22"/>
            <w:lang w:val="en-US"/>
          </w:rPr>
          <w:delText>Mobile Time Recording and Enquiries (Lawyers / Employees)</w:delText>
        </w:r>
        <w:r w:rsidDel="00551027">
          <w:rPr>
            <w:rStyle w:val="eop"/>
            <w:rFonts w:ascii="Calibri" w:hAnsi="Calibri" w:cs="Calibri"/>
            <w:sz w:val="22"/>
            <w:szCs w:val="22"/>
            <w:lang w:val="en-US"/>
          </w:rPr>
          <w:delText> </w:delText>
        </w:r>
      </w:del>
    </w:p>
    <w:p w14:paraId="6781DD34" w14:textId="46774A16" w:rsidR="00CC2780" w:rsidDel="00551027" w:rsidRDefault="00CC2780" w:rsidP="00CC2780">
      <w:pPr>
        <w:pStyle w:val="paragraph"/>
        <w:numPr>
          <w:ilvl w:val="0"/>
          <w:numId w:val="18"/>
        </w:numPr>
        <w:spacing w:before="0" w:beforeAutospacing="0" w:after="0" w:afterAutospacing="0"/>
        <w:ind w:left="360"/>
        <w:textAlignment w:val="baseline"/>
        <w:rPr>
          <w:del w:id="1018" w:author="Gallard, Brett (LNG-AUS)" w:date="2020-02-21T16:23:00Z"/>
          <w:rFonts w:ascii="Calibri" w:hAnsi="Calibri" w:cs="Calibri"/>
          <w:sz w:val="22"/>
          <w:szCs w:val="22"/>
          <w:lang w:val="en-US"/>
        </w:rPr>
      </w:pPr>
      <w:del w:id="1019" w:author="Gallard, Brett (LNG-AUS)" w:date="2020-02-21T16:23:00Z">
        <w:r w:rsidDel="00551027">
          <w:rPr>
            <w:rFonts w:ascii="Calibri" w:hAnsi="Calibri" w:cs="Calibri"/>
            <w:sz w:val="22"/>
            <w:szCs w:val="22"/>
            <w:lang w:val="en-US"/>
          </w:rPr>
          <w:delText>Build time-sheets based on daily activity using mitimes</w:delText>
        </w:r>
      </w:del>
    </w:p>
    <w:p w14:paraId="7C1006D4" w14:textId="5202810C" w:rsidR="00CC2780" w:rsidDel="00551027" w:rsidRDefault="00CC2780" w:rsidP="00CC2780">
      <w:pPr>
        <w:pStyle w:val="paragraph"/>
        <w:numPr>
          <w:ilvl w:val="0"/>
          <w:numId w:val="18"/>
        </w:numPr>
        <w:spacing w:before="0" w:beforeAutospacing="0" w:after="0" w:afterAutospacing="0"/>
        <w:ind w:left="360"/>
        <w:textAlignment w:val="baseline"/>
        <w:rPr>
          <w:del w:id="1020" w:author="Gallard, Brett (LNG-AUS)" w:date="2020-02-21T16:23:00Z"/>
          <w:rFonts w:ascii="Calibri" w:hAnsi="Calibri" w:cs="Calibri"/>
          <w:sz w:val="22"/>
          <w:szCs w:val="22"/>
          <w:lang w:val="en-US"/>
        </w:rPr>
      </w:pPr>
      <w:del w:id="1021" w:author="Gallard, Brett (LNG-AUS)" w:date="2020-02-21T16:23:00Z">
        <w:r w:rsidDel="00551027">
          <w:rPr>
            <w:rStyle w:val="normaltextrun"/>
            <w:rFonts w:ascii="Calibri" w:hAnsi="Calibri" w:cs="Calibri"/>
            <w:sz w:val="22"/>
            <w:szCs w:val="22"/>
            <w:lang w:val="en-US"/>
          </w:rPr>
          <w:delText>Integrity Server – system health check and monitoring</w:delText>
        </w:r>
        <w:r w:rsidDel="00551027">
          <w:rPr>
            <w:rStyle w:val="eop"/>
            <w:rFonts w:ascii="Calibri" w:hAnsi="Calibri" w:cs="Calibri"/>
            <w:sz w:val="22"/>
            <w:szCs w:val="22"/>
            <w:lang w:val="en-US"/>
          </w:rPr>
          <w:delText> </w:delText>
        </w:r>
      </w:del>
    </w:p>
    <w:p w14:paraId="0DE2E549" w14:textId="451D7B08" w:rsidR="00CC2780" w:rsidRPr="002679C1" w:rsidDel="00551027" w:rsidRDefault="00CC2780" w:rsidP="00CC2780">
      <w:pPr>
        <w:rPr>
          <w:del w:id="1022" w:author="Gallard, Brett (LNG-AUS)" w:date="2020-02-21T16:23:00Z"/>
          <w:rFonts w:eastAsiaTheme="minorEastAsia"/>
          <w:noProof/>
        </w:rPr>
      </w:pPr>
    </w:p>
    <w:p w14:paraId="0C5F4787" w14:textId="1705BB4C" w:rsidR="009A568C" w:rsidDel="00551027" w:rsidRDefault="009A568C" w:rsidP="003321C1">
      <w:pPr>
        <w:rPr>
          <w:del w:id="1023" w:author="Gallard, Brett (LNG-AUS)" w:date="2020-02-21T16:23:00Z"/>
        </w:rPr>
      </w:pPr>
    </w:p>
    <w:p w14:paraId="60DE7266" w14:textId="51EF20D5" w:rsidR="009A568C" w:rsidDel="00551027" w:rsidRDefault="009A568C" w:rsidP="003321C1">
      <w:pPr>
        <w:rPr>
          <w:del w:id="1024" w:author="Gallard, Brett (LNG-AUS)" w:date="2020-02-21T16:23:00Z"/>
        </w:rPr>
      </w:pPr>
    </w:p>
    <w:p w14:paraId="7D190740" w14:textId="5DCB7D7E" w:rsidR="009A568C" w:rsidDel="00551027" w:rsidRDefault="009A568C" w:rsidP="003321C1">
      <w:pPr>
        <w:rPr>
          <w:del w:id="1025" w:author="Gallard, Brett (LNG-AUS)" w:date="2020-02-21T16:23:00Z"/>
        </w:rPr>
      </w:pPr>
    </w:p>
    <w:p w14:paraId="37639B57" w14:textId="629A3D1D" w:rsidR="009A568C" w:rsidDel="00551027" w:rsidRDefault="009A568C" w:rsidP="003321C1">
      <w:pPr>
        <w:rPr>
          <w:del w:id="1026" w:author="Gallard, Brett (LNG-AUS)" w:date="2020-02-21T16:23:00Z"/>
        </w:rPr>
      </w:pPr>
    </w:p>
    <w:p w14:paraId="73125CAA" w14:textId="5227626B" w:rsidR="009A568C" w:rsidDel="00551027" w:rsidRDefault="009A568C" w:rsidP="003321C1">
      <w:pPr>
        <w:rPr>
          <w:del w:id="1027" w:author="Gallard, Brett (LNG-AUS)" w:date="2020-02-21T16:23:00Z"/>
        </w:rPr>
      </w:pPr>
    </w:p>
    <w:p w14:paraId="3A8ECA93" w14:textId="4BF77764" w:rsidR="009A568C" w:rsidDel="00551027" w:rsidRDefault="009A568C" w:rsidP="003321C1">
      <w:pPr>
        <w:rPr>
          <w:del w:id="1028" w:author="Gallard, Brett (LNG-AUS)" w:date="2020-02-21T16:23:00Z"/>
        </w:rPr>
      </w:pPr>
    </w:p>
    <w:p w14:paraId="3C9AB366" w14:textId="6FAC0CF8" w:rsidR="009A568C" w:rsidDel="00551027" w:rsidRDefault="009A568C" w:rsidP="003321C1">
      <w:pPr>
        <w:rPr>
          <w:del w:id="1029" w:author="Gallard, Brett (LNG-AUS)" w:date="2020-02-21T16:23:00Z"/>
        </w:rPr>
      </w:pPr>
    </w:p>
    <w:p w14:paraId="788CF952" w14:textId="611674D6" w:rsidR="009A568C" w:rsidRDefault="009A568C" w:rsidP="003321C1"/>
    <w:sectPr w:rsidR="009A568C" w:rsidSect="00C17F3E">
      <w:type w:val="continuous"/>
      <w:pgSz w:w="11906" w:h="16838"/>
      <w:pgMar w:top="1440" w:right="1080" w:bottom="1440" w:left="108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50AE4C" w16cid:durableId="21FA754A"/>
  <w16cid:commentId w16cid:paraId="67FE8676" w16cid:durableId="21FA757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A3D722" w14:textId="77777777" w:rsidR="008309FC" w:rsidRDefault="008309FC" w:rsidP="00C12063">
      <w:r>
        <w:separator/>
      </w:r>
    </w:p>
  </w:endnote>
  <w:endnote w:type="continuationSeparator" w:id="0">
    <w:p w14:paraId="3A197AF5" w14:textId="77777777" w:rsidR="008309FC" w:rsidRDefault="008309FC" w:rsidP="00C12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Light">
    <w:altName w:val="Calibri"/>
    <w:charset w:val="00"/>
    <w:family w:val="swiss"/>
    <w:pitch w:val="variable"/>
    <w:sig w:usb0="00000001"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Lato Semibold">
    <w:altName w:val="Calibri"/>
    <w:charset w:val="00"/>
    <w:family w:val="swiss"/>
    <w:pitch w:val="variable"/>
    <w:sig w:usb0="00000001" w:usb1="5000ECFF" w:usb2="00000021" w:usb3="00000000" w:csb0="0000019F" w:csb1="00000000"/>
  </w:font>
  <w:font w:name="Lato Medium">
    <w:altName w:val="Calibri"/>
    <w:charset w:val="00"/>
    <w:family w:val="swiss"/>
    <w:pitch w:val="variable"/>
    <w:sig w:usb0="00000001"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Lato">
    <w:altName w:val="Calibri"/>
    <w:charset w:val="00"/>
    <w:family w:val="swiss"/>
    <w:pitch w:val="variable"/>
    <w:sig w:usb0="00000001" w:usb1="5000ECFF" w:usb2="00000021" w:usb3="00000000" w:csb0="0000019F" w:csb1="00000000"/>
  </w:font>
  <w:font w:name="Lato Heavy">
    <w:altName w:val="Calibri"/>
    <w:charset w:val="00"/>
    <w:family w:val="swiss"/>
    <w:pitch w:val="variable"/>
    <w:sig w:usb0="00000001"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C4AAC" w14:textId="3B02FA2F" w:rsidR="006E6587" w:rsidRPr="00EC3F17" w:rsidRDefault="006E6587" w:rsidP="00A16864">
    <w:pPr>
      <w:pStyle w:val="Footer"/>
      <w:tabs>
        <w:tab w:val="clear" w:pos="9026"/>
        <w:tab w:val="right" w:pos="10466"/>
      </w:tabs>
      <w:rPr>
        <w:rFonts w:ascii="Lato" w:hAnsi="Lato"/>
        <w:sz w:val="16"/>
      </w:rPr>
    </w:pPr>
    <w:r w:rsidRPr="00EC3F17">
      <w:rPr>
        <w:rFonts w:ascii="Lato" w:hAnsi="Lato"/>
        <w:sz w:val="16"/>
      </w:rPr>
      <w:t>© 20</w:t>
    </w:r>
    <w:del w:id="163" w:author="Gallard, Brett (LNG-AUS)" w:date="2020-02-21T16:08:00Z">
      <w:r w:rsidRPr="00EC3F17" w:rsidDel="007F406F">
        <w:rPr>
          <w:rFonts w:ascii="Lato" w:hAnsi="Lato"/>
          <w:sz w:val="16"/>
        </w:rPr>
        <w:delText>19</w:delText>
      </w:r>
    </w:del>
    <w:ins w:id="164" w:author="Gallard, Brett (LNG-AUS)" w:date="2020-02-21T16:08:00Z">
      <w:r w:rsidR="007F406F">
        <w:rPr>
          <w:rFonts w:ascii="Lato" w:hAnsi="Lato"/>
          <w:sz w:val="16"/>
        </w:rPr>
        <w:t>20</w:t>
      </w:r>
    </w:ins>
    <w:r w:rsidRPr="00EC3F17">
      <w:rPr>
        <w:rFonts w:ascii="Lato" w:hAnsi="Lato"/>
        <w:sz w:val="16"/>
      </w:rPr>
      <w:t xml:space="preserve"> Reed International Books Australia Pty Ltd trading as LexisNexis</w:t>
    </w:r>
    <w:r w:rsidRPr="00EC3F17">
      <w:rPr>
        <w:rFonts w:ascii="Lato" w:hAnsi="Lato"/>
        <w:sz w:val="16"/>
      </w:rPr>
      <w:tab/>
      <w:t xml:space="preserve">Page </w:t>
    </w:r>
    <w:r w:rsidRPr="00EC3F17">
      <w:rPr>
        <w:rFonts w:ascii="Lato" w:hAnsi="Lato"/>
        <w:sz w:val="16"/>
      </w:rPr>
      <w:fldChar w:fldCharType="begin"/>
    </w:r>
    <w:r w:rsidRPr="00EC3F17">
      <w:rPr>
        <w:rFonts w:ascii="Lato" w:hAnsi="Lato"/>
        <w:sz w:val="16"/>
      </w:rPr>
      <w:instrText xml:space="preserve"> PAGE   \* MERGEFORMAT </w:instrText>
    </w:r>
    <w:r w:rsidRPr="00EC3F17">
      <w:rPr>
        <w:rFonts w:ascii="Lato" w:hAnsi="Lato"/>
        <w:sz w:val="16"/>
      </w:rPr>
      <w:fldChar w:fldCharType="separate"/>
    </w:r>
    <w:r w:rsidR="008222CD">
      <w:rPr>
        <w:rFonts w:ascii="Lato" w:hAnsi="Lato"/>
        <w:noProof/>
        <w:sz w:val="16"/>
      </w:rPr>
      <w:t>7</w:t>
    </w:r>
    <w:r w:rsidRPr="00EC3F17">
      <w:rPr>
        <w:rFonts w:ascii="Lato" w:hAnsi="Lato"/>
        <w:noProof/>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70447" w14:textId="77777777" w:rsidR="008309FC" w:rsidRDefault="008309FC" w:rsidP="00C12063">
      <w:r>
        <w:separator/>
      </w:r>
    </w:p>
  </w:footnote>
  <w:footnote w:type="continuationSeparator" w:id="0">
    <w:p w14:paraId="3A762C31" w14:textId="77777777" w:rsidR="008309FC" w:rsidRDefault="008309FC" w:rsidP="00C120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004D1" w14:textId="4462570C" w:rsidR="006E6587" w:rsidRDefault="006E6587">
    <w:pPr>
      <w:pStyle w:val="Header"/>
    </w:pPr>
    <w:r>
      <w:rPr>
        <w:noProof/>
        <w:lang w:val="en-IN" w:eastAsia="en-IN"/>
      </w:rPr>
      <w:drawing>
        <wp:anchor distT="0" distB="0" distL="114300" distR="114300" simplePos="0" relativeHeight="251658240" behindDoc="0" locked="0" layoutInCell="1" allowOverlap="1" wp14:anchorId="30B0384C" wp14:editId="0BB24792">
          <wp:simplePos x="0" y="0"/>
          <wp:positionH relativeFrom="margin">
            <wp:align>right</wp:align>
          </wp:positionH>
          <wp:positionV relativeFrom="paragraph">
            <wp:posOffset>-235717</wp:posOffset>
          </wp:positionV>
          <wp:extent cx="1650670" cy="426530"/>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sNexis PNG.png"/>
                  <pic:cNvPicPr/>
                </pic:nvPicPr>
                <pic:blipFill rotWithShape="1">
                  <a:blip r:embed="rId1">
                    <a:extLst>
                      <a:ext uri="{28A0092B-C50C-407E-A947-70E740481C1C}">
                        <a14:useLocalDpi xmlns:a14="http://schemas.microsoft.com/office/drawing/2010/main" val="0"/>
                      </a:ext>
                    </a:extLst>
                  </a:blip>
                  <a:srcRect l="9738" t="24820" r="10060" b="24515"/>
                  <a:stretch/>
                </pic:blipFill>
                <pic:spPr bwMode="auto">
                  <a:xfrm>
                    <a:off x="0" y="0"/>
                    <a:ext cx="1650670" cy="42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59264" behindDoc="0" locked="0" layoutInCell="1" allowOverlap="1" wp14:anchorId="4C78B00E" wp14:editId="24B186DA">
              <wp:simplePos x="0" y="0"/>
              <wp:positionH relativeFrom="page">
                <wp:align>left</wp:align>
              </wp:positionH>
              <wp:positionV relativeFrom="page">
                <wp:align>top</wp:align>
              </wp:positionV>
              <wp:extent cx="165600" cy="10692000"/>
              <wp:effectExtent l="0" t="0" r="25400" b="14605"/>
              <wp:wrapNone/>
              <wp:docPr id="2" name="Rectangle 2"/>
              <wp:cNvGraphicFramePr/>
              <a:graphic xmlns:a="http://schemas.openxmlformats.org/drawingml/2006/main">
                <a:graphicData uri="http://schemas.microsoft.com/office/word/2010/wordprocessingShape">
                  <wps:wsp>
                    <wps:cNvSpPr/>
                    <wps:spPr>
                      <a:xfrm>
                        <a:off x="0" y="0"/>
                        <a:ext cx="165600" cy="10692000"/>
                      </a:xfrm>
                      <a:prstGeom prst="rect">
                        <a:avLst/>
                      </a:prstGeom>
                      <a:solidFill>
                        <a:srgbClr val="E8171F"/>
                      </a:solidFill>
                      <a:ln>
                        <a:solidFill>
                          <a:srgbClr val="E8171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95CE6A5" id="Rectangle 2" o:spid="_x0000_s1026" style="position:absolute;margin-left:0;margin-top:0;width:13.05pt;height:841.9pt;z-index:25165926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" fillcolor="#e8171f" strokecolor="#e8171f" strokeweight="1pt">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0pt;height:30.75pt" o:bullet="t">
        <v:imagedata r:id="rId1" o:title="icn_important"/>
      </v:shape>
    </w:pict>
  </w:numPicBullet>
  <w:abstractNum w:abstractNumId="0">
    <w:nsid w:val="05B058AB"/>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0E213ADD"/>
    <w:multiLevelType w:val="hybridMultilevel"/>
    <w:tmpl w:val="0010BA5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nsid w:val="11050DCD"/>
    <w:multiLevelType w:val="hybridMultilevel"/>
    <w:tmpl w:val="5AF8494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11A055BB"/>
    <w:multiLevelType w:val="hybridMultilevel"/>
    <w:tmpl w:val="77768DD6"/>
    <w:lvl w:ilvl="0" w:tplc="0C090005">
      <w:start w:val="1"/>
      <w:numFmt w:val="bullet"/>
      <w:lvlText w:val=""/>
      <w:lvlJc w:val="left"/>
      <w:pPr>
        <w:ind w:left="429" w:hanging="360"/>
      </w:pPr>
      <w:rPr>
        <w:rFonts w:ascii="Wingdings" w:hAnsi="Wingdings" w:hint="default"/>
      </w:rPr>
    </w:lvl>
    <w:lvl w:ilvl="1" w:tplc="0C090003">
      <w:start w:val="1"/>
      <w:numFmt w:val="bullet"/>
      <w:lvlText w:val="o"/>
      <w:lvlJc w:val="left"/>
      <w:pPr>
        <w:ind w:left="1149" w:hanging="360"/>
      </w:pPr>
      <w:rPr>
        <w:rFonts w:ascii="Courier New" w:hAnsi="Courier New" w:cs="Courier New" w:hint="default"/>
      </w:rPr>
    </w:lvl>
    <w:lvl w:ilvl="2" w:tplc="0C090005" w:tentative="1">
      <w:start w:val="1"/>
      <w:numFmt w:val="bullet"/>
      <w:lvlText w:val=""/>
      <w:lvlJc w:val="left"/>
      <w:pPr>
        <w:ind w:left="1869" w:hanging="360"/>
      </w:pPr>
      <w:rPr>
        <w:rFonts w:ascii="Wingdings" w:hAnsi="Wingdings" w:hint="default"/>
      </w:rPr>
    </w:lvl>
    <w:lvl w:ilvl="3" w:tplc="0C090001" w:tentative="1">
      <w:start w:val="1"/>
      <w:numFmt w:val="bullet"/>
      <w:lvlText w:val=""/>
      <w:lvlJc w:val="left"/>
      <w:pPr>
        <w:ind w:left="2589" w:hanging="360"/>
      </w:pPr>
      <w:rPr>
        <w:rFonts w:ascii="Symbol" w:hAnsi="Symbol" w:hint="default"/>
      </w:rPr>
    </w:lvl>
    <w:lvl w:ilvl="4" w:tplc="0C090003" w:tentative="1">
      <w:start w:val="1"/>
      <w:numFmt w:val="bullet"/>
      <w:lvlText w:val="o"/>
      <w:lvlJc w:val="left"/>
      <w:pPr>
        <w:ind w:left="3309" w:hanging="360"/>
      </w:pPr>
      <w:rPr>
        <w:rFonts w:ascii="Courier New" w:hAnsi="Courier New" w:cs="Courier New" w:hint="default"/>
      </w:rPr>
    </w:lvl>
    <w:lvl w:ilvl="5" w:tplc="0C090005" w:tentative="1">
      <w:start w:val="1"/>
      <w:numFmt w:val="bullet"/>
      <w:lvlText w:val=""/>
      <w:lvlJc w:val="left"/>
      <w:pPr>
        <w:ind w:left="4029" w:hanging="360"/>
      </w:pPr>
      <w:rPr>
        <w:rFonts w:ascii="Wingdings" w:hAnsi="Wingdings" w:hint="default"/>
      </w:rPr>
    </w:lvl>
    <w:lvl w:ilvl="6" w:tplc="0C090001" w:tentative="1">
      <w:start w:val="1"/>
      <w:numFmt w:val="bullet"/>
      <w:lvlText w:val=""/>
      <w:lvlJc w:val="left"/>
      <w:pPr>
        <w:ind w:left="4749" w:hanging="360"/>
      </w:pPr>
      <w:rPr>
        <w:rFonts w:ascii="Symbol" w:hAnsi="Symbol" w:hint="default"/>
      </w:rPr>
    </w:lvl>
    <w:lvl w:ilvl="7" w:tplc="0C090003" w:tentative="1">
      <w:start w:val="1"/>
      <w:numFmt w:val="bullet"/>
      <w:lvlText w:val="o"/>
      <w:lvlJc w:val="left"/>
      <w:pPr>
        <w:ind w:left="5469" w:hanging="360"/>
      </w:pPr>
      <w:rPr>
        <w:rFonts w:ascii="Courier New" w:hAnsi="Courier New" w:cs="Courier New" w:hint="default"/>
      </w:rPr>
    </w:lvl>
    <w:lvl w:ilvl="8" w:tplc="0C090005" w:tentative="1">
      <w:start w:val="1"/>
      <w:numFmt w:val="bullet"/>
      <w:lvlText w:val=""/>
      <w:lvlJc w:val="left"/>
      <w:pPr>
        <w:ind w:left="6189" w:hanging="360"/>
      </w:pPr>
      <w:rPr>
        <w:rFonts w:ascii="Wingdings" w:hAnsi="Wingdings" w:hint="default"/>
      </w:rPr>
    </w:lvl>
  </w:abstractNum>
  <w:abstractNum w:abstractNumId="4">
    <w:nsid w:val="13DE71C2"/>
    <w:multiLevelType w:val="hybridMultilevel"/>
    <w:tmpl w:val="E5AC89FA"/>
    <w:lvl w:ilvl="0" w:tplc="8D5ED236">
      <w:numFmt w:val="bullet"/>
      <w:lvlText w:val="•"/>
      <w:lvlJc w:val="left"/>
      <w:pPr>
        <w:ind w:left="1080" w:hanging="720"/>
      </w:pPr>
      <w:rPr>
        <w:rFonts w:ascii="Lato Light" w:eastAsiaTheme="minorHAnsi" w:hAnsi="Lato Ligh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A433CE"/>
    <w:multiLevelType w:val="hybridMultilevel"/>
    <w:tmpl w:val="6270DB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8954042"/>
    <w:multiLevelType w:val="hybridMultilevel"/>
    <w:tmpl w:val="DEE457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264019F4"/>
    <w:multiLevelType w:val="hybridMultilevel"/>
    <w:tmpl w:val="D3587912"/>
    <w:lvl w:ilvl="0" w:tplc="0C090001">
      <w:start w:val="1"/>
      <w:numFmt w:val="bullet"/>
      <w:lvlText w:val=""/>
      <w:lvlJc w:val="left"/>
      <w:pPr>
        <w:ind w:left="918" w:hanging="360"/>
      </w:pPr>
      <w:rPr>
        <w:rFonts w:ascii="Symbol" w:hAnsi="Symbol" w:hint="default"/>
      </w:rPr>
    </w:lvl>
    <w:lvl w:ilvl="1" w:tplc="0C090003" w:tentative="1">
      <w:start w:val="1"/>
      <w:numFmt w:val="bullet"/>
      <w:lvlText w:val="o"/>
      <w:lvlJc w:val="left"/>
      <w:pPr>
        <w:ind w:left="1638" w:hanging="360"/>
      </w:pPr>
      <w:rPr>
        <w:rFonts w:ascii="Courier New" w:hAnsi="Courier New" w:cs="Courier New" w:hint="default"/>
      </w:rPr>
    </w:lvl>
    <w:lvl w:ilvl="2" w:tplc="0C090005" w:tentative="1">
      <w:start w:val="1"/>
      <w:numFmt w:val="bullet"/>
      <w:lvlText w:val=""/>
      <w:lvlJc w:val="left"/>
      <w:pPr>
        <w:ind w:left="2358" w:hanging="360"/>
      </w:pPr>
      <w:rPr>
        <w:rFonts w:ascii="Wingdings" w:hAnsi="Wingdings" w:hint="default"/>
      </w:rPr>
    </w:lvl>
    <w:lvl w:ilvl="3" w:tplc="0C090001" w:tentative="1">
      <w:start w:val="1"/>
      <w:numFmt w:val="bullet"/>
      <w:lvlText w:val=""/>
      <w:lvlJc w:val="left"/>
      <w:pPr>
        <w:ind w:left="3078" w:hanging="360"/>
      </w:pPr>
      <w:rPr>
        <w:rFonts w:ascii="Symbol" w:hAnsi="Symbol" w:hint="default"/>
      </w:rPr>
    </w:lvl>
    <w:lvl w:ilvl="4" w:tplc="0C090003" w:tentative="1">
      <w:start w:val="1"/>
      <w:numFmt w:val="bullet"/>
      <w:lvlText w:val="o"/>
      <w:lvlJc w:val="left"/>
      <w:pPr>
        <w:ind w:left="3798" w:hanging="360"/>
      </w:pPr>
      <w:rPr>
        <w:rFonts w:ascii="Courier New" w:hAnsi="Courier New" w:cs="Courier New" w:hint="default"/>
      </w:rPr>
    </w:lvl>
    <w:lvl w:ilvl="5" w:tplc="0C090005" w:tentative="1">
      <w:start w:val="1"/>
      <w:numFmt w:val="bullet"/>
      <w:lvlText w:val=""/>
      <w:lvlJc w:val="left"/>
      <w:pPr>
        <w:ind w:left="4518" w:hanging="360"/>
      </w:pPr>
      <w:rPr>
        <w:rFonts w:ascii="Wingdings" w:hAnsi="Wingdings" w:hint="default"/>
      </w:rPr>
    </w:lvl>
    <w:lvl w:ilvl="6" w:tplc="0C090001" w:tentative="1">
      <w:start w:val="1"/>
      <w:numFmt w:val="bullet"/>
      <w:lvlText w:val=""/>
      <w:lvlJc w:val="left"/>
      <w:pPr>
        <w:ind w:left="5238" w:hanging="360"/>
      </w:pPr>
      <w:rPr>
        <w:rFonts w:ascii="Symbol" w:hAnsi="Symbol" w:hint="default"/>
      </w:rPr>
    </w:lvl>
    <w:lvl w:ilvl="7" w:tplc="0C090003" w:tentative="1">
      <w:start w:val="1"/>
      <w:numFmt w:val="bullet"/>
      <w:lvlText w:val="o"/>
      <w:lvlJc w:val="left"/>
      <w:pPr>
        <w:ind w:left="5958" w:hanging="360"/>
      </w:pPr>
      <w:rPr>
        <w:rFonts w:ascii="Courier New" w:hAnsi="Courier New" w:cs="Courier New" w:hint="default"/>
      </w:rPr>
    </w:lvl>
    <w:lvl w:ilvl="8" w:tplc="0C090005" w:tentative="1">
      <w:start w:val="1"/>
      <w:numFmt w:val="bullet"/>
      <w:lvlText w:val=""/>
      <w:lvlJc w:val="left"/>
      <w:pPr>
        <w:ind w:left="6678" w:hanging="360"/>
      </w:pPr>
      <w:rPr>
        <w:rFonts w:ascii="Wingdings" w:hAnsi="Wingdings" w:hint="default"/>
      </w:rPr>
    </w:lvl>
  </w:abstractNum>
  <w:abstractNum w:abstractNumId="8">
    <w:nsid w:val="28EB01BD"/>
    <w:multiLevelType w:val="hybridMultilevel"/>
    <w:tmpl w:val="A1E43E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C6262AE"/>
    <w:multiLevelType w:val="hybridMultilevel"/>
    <w:tmpl w:val="1298B128"/>
    <w:lvl w:ilvl="0" w:tplc="067E80F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20D5CA3"/>
    <w:multiLevelType w:val="hybridMultilevel"/>
    <w:tmpl w:val="00426396"/>
    <w:lvl w:ilvl="0" w:tplc="0E40FBF8">
      <w:numFmt w:val="bullet"/>
      <w:lvlText w:val="•"/>
      <w:lvlJc w:val="left"/>
      <w:pPr>
        <w:ind w:left="1080" w:hanging="720"/>
      </w:pPr>
      <w:rPr>
        <w:rFonts w:ascii="Lato Light" w:eastAsiaTheme="minorHAnsi" w:hAnsi="Lato Ligh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6A354EC"/>
    <w:multiLevelType w:val="hybridMultilevel"/>
    <w:tmpl w:val="E19EF584"/>
    <w:lvl w:ilvl="0" w:tplc="52562640">
      <w:numFmt w:val="bullet"/>
      <w:lvlText w:val="•"/>
      <w:lvlJc w:val="left"/>
      <w:pPr>
        <w:ind w:left="1080" w:hanging="720"/>
      </w:pPr>
      <w:rPr>
        <w:rFonts w:ascii="Lato Light" w:eastAsiaTheme="minorHAnsi" w:hAnsi="Lato Ligh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C553EDC"/>
    <w:multiLevelType w:val="hybridMultilevel"/>
    <w:tmpl w:val="07468658"/>
    <w:lvl w:ilvl="0" w:tplc="5A3ACDC4">
      <w:start w:val="1"/>
      <w:numFmt w:val="bullet"/>
      <w:lvlText w:val=""/>
      <w:lvlPicBulletId w:val="0"/>
      <w:lvlJc w:val="left"/>
      <w:pPr>
        <w:ind w:left="1211" w:hanging="360"/>
      </w:pPr>
      <w:rPr>
        <w:rFonts w:ascii="Symbol" w:hAnsi="Symbol" w:hint="default"/>
        <w:color w:val="auto"/>
        <w:sz w:val="32"/>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13">
    <w:nsid w:val="457C5661"/>
    <w:multiLevelType w:val="hybridMultilevel"/>
    <w:tmpl w:val="1DF46CE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AA5599F"/>
    <w:multiLevelType w:val="hybridMultilevel"/>
    <w:tmpl w:val="DB86621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53842376"/>
    <w:multiLevelType w:val="hybridMultilevel"/>
    <w:tmpl w:val="4F0CF05E"/>
    <w:lvl w:ilvl="0" w:tplc="5CF450DA">
      <w:numFmt w:val="bullet"/>
      <w:lvlText w:val="•"/>
      <w:lvlJc w:val="left"/>
      <w:pPr>
        <w:ind w:left="1080" w:hanging="720"/>
      </w:pPr>
      <w:rPr>
        <w:rFonts w:ascii="Lato Light" w:eastAsiaTheme="minorHAnsi" w:hAnsi="Lato Ligh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3900880"/>
    <w:multiLevelType w:val="hybridMultilevel"/>
    <w:tmpl w:val="ADD66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5C463BB9"/>
    <w:multiLevelType w:val="hybridMultilevel"/>
    <w:tmpl w:val="D3AE57F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C47637B"/>
    <w:multiLevelType w:val="hybridMultilevel"/>
    <w:tmpl w:val="79BA36E6"/>
    <w:lvl w:ilvl="0" w:tplc="3554207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nsid w:val="5DD5784D"/>
    <w:multiLevelType w:val="hybridMultilevel"/>
    <w:tmpl w:val="DD909418"/>
    <w:lvl w:ilvl="0" w:tplc="D0862EFC">
      <w:start w:val="1"/>
      <w:numFmt w:val="decimal"/>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5F8529BF"/>
    <w:multiLevelType w:val="multilevel"/>
    <w:tmpl w:val="673C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2F50F27"/>
    <w:multiLevelType w:val="hybridMultilevel"/>
    <w:tmpl w:val="49301822"/>
    <w:lvl w:ilvl="0" w:tplc="3AE03024">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6DC03CD3"/>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nsid w:val="747F052A"/>
    <w:multiLevelType w:val="hybridMultilevel"/>
    <w:tmpl w:val="865618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B25179D"/>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7D4C14AA"/>
    <w:multiLevelType w:val="hybridMultilevel"/>
    <w:tmpl w:val="F266BCB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FEE183C"/>
    <w:multiLevelType w:val="hybridMultilevel"/>
    <w:tmpl w:val="E7F6453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1"/>
  </w:num>
  <w:num w:numId="2">
    <w:abstractNumId w:val="3"/>
  </w:num>
  <w:num w:numId="3">
    <w:abstractNumId w:val="15"/>
  </w:num>
  <w:num w:numId="4">
    <w:abstractNumId w:val="7"/>
  </w:num>
  <w:num w:numId="5">
    <w:abstractNumId w:val="17"/>
  </w:num>
  <w:num w:numId="6">
    <w:abstractNumId w:val="12"/>
  </w:num>
  <w:num w:numId="7">
    <w:abstractNumId w:val="1"/>
  </w:num>
  <w:num w:numId="8">
    <w:abstractNumId w:val="2"/>
  </w:num>
  <w:num w:numId="9">
    <w:abstractNumId w:val="10"/>
  </w:num>
  <w:num w:numId="10">
    <w:abstractNumId w:val="14"/>
  </w:num>
  <w:num w:numId="11">
    <w:abstractNumId w:val="11"/>
  </w:num>
  <w:num w:numId="12">
    <w:abstractNumId w:val="5"/>
  </w:num>
  <w:num w:numId="13">
    <w:abstractNumId w:val="8"/>
  </w:num>
  <w:num w:numId="14">
    <w:abstractNumId w:val="26"/>
  </w:num>
  <w:num w:numId="15">
    <w:abstractNumId w:val="6"/>
  </w:num>
  <w:num w:numId="16">
    <w:abstractNumId w:val="23"/>
  </w:num>
  <w:num w:numId="17">
    <w:abstractNumId w:val="25"/>
  </w:num>
  <w:num w:numId="18">
    <w:abstractNumId w:val="20"/>
  </w:num>
  <w:num w:numId="19">
    <w:abstractNumId w:val="22"/>
  </w:num>
  <w:num w:numId="20">
    <w:abstractNumId w:val="16"/>
  </w:num>
  <w:num w:numId="21">
    <w:abstractNumId w:val="4"/>
  </w:num>
  <w:num w:numId="22">
    <w:abstractNumId w:val="13"/>
  </w:num>
  <w:num w:numId="23">
    <w:abstractNumId w:val="19"/>
  </w:num>
  <w:num w:numId="24">
    <w:abstractNumId w:val="18"/>
  </w:num>
  <w:num w:numId="25">
    <w:abstractNumId w:val="21"/>
  </w:num>
  <w:num w:numId="26">
    <w:abstractNumId w:val="21"/>
  </w:num>
  <w:num w:numId="27">
    <w:abstractNumId w:val="9"/>
  </w:num>
  <w:num w:numId="28">
    <w:abstractNumId w:val="0"/>
  </w:num>
  <w:num w:numId="29">
    <w:abstractNumId w:val="24"/>
  </w:num>
  <w:num w:numId="30">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llard, Brett (LNG-AUS)">
    <w15:presenceInfo w15:providerId="AD" w15:userId="S::GALLARDB@corp.regn.net::c642be87-3ac6-462d-814f-2212917472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769"/>
    <w:rsid w:val="000016E4"/>
    <w:rsid w:val="00014748"/>
    <w:rsid w:val="00015E9E"/>
    <w:rsid w:val="00031E6B"/>
    <w:rsid w:val="000346EF"/>
    <w:rsid w:val="00057C3B"/>
    <w:rsid w:val="0006736D"/>
    <w:rsid w:val="00070E0F"/>
    <w:rsid w:val="000715D6"/>
    <w:rsid w:val="000715EC"/>
    <w:rsid w:val="00075355"/>
    <w:rsid w:val="000931A6"/>
    <w:rsid w:val="000A2133"/>
    <w:rsid w:val="000C13C6"/>
    <w:rsid w:val="000C16D3"/>
    <w:rsid w:val="000C4A98"/>
    <w:rsid w:val="000F4B0D"/>
    <w:rsid w:val="00100AEF"/>
    <w:rsid w:val="00130D3B"/>
    <w:rsid w:val="00140CDE"/>
    <w:rsid w:val="0014572F"/>
    <w:rsid w:val="00156FA7"/>
    <w:rsid w:val="00163E9A"/>
    <w:rsid w:val="00167C9D"/>
    <w:rsid w:val="00175351"/>
    <w:rsid w:val="00177C69"/>
    <w:rsid w:val="001A4E0C"/>
    <w:rsid w:val="001A526A"/>
    <w:rsid w:val="001A78B2"/>
    <w:rsid w:val="001B4C28"/>
    <w:rsid w:val="001C0185"/>
    <w:rsid w:val="001C2C86"/>
    <w:rsid w:val="001C2F66"/>
    <w:rsid w:val="001C3EA4"/>
    <w:rsid w:val="001D572E"/>
    <w:rsid w:val="001D74C6"/>
    <w:rsid w:val="001E0B47"/>
    <w:rsid w:val="001E2D29"/>
    <w:rsid w:val="001F34AE"/>
    <w:rsid w:val="00233463"/>
    <w:rsid w:val="00250C46"/>
    <w:rsid w:val="002533E1"/>
    <w:rsid w:val="0026688E"/>
    <w:rsid w:val="00272B0D"/>
    <w:rsid w:val="0027529F"/>
    <w:rsid w:val="00284126"/>
    <w:rsid w:val="002944C4"/>
    <w:rsid w:val="00296E51"/>
    <w:rsid w:val="002A28C7"/>
    <w:rsid w:val="002B064A"/>
    <w:rsid w:val="0032202F"/>
    <w:rsid w:val="00322E96"/>
    <w:rsid w:val="003321C1"/>
    <w:rsid w:val="00350397"/>
    <w:rsid w:val="00351FF7"/>
    <w:rsid w:val="003554DA"/>
    <w:rsid w:val="0037155A"/>
    <w:rsid w:val="00372B04"/>
    <w:rsid w:val="00376F66"/>
    <w:rsid w:val="003923D0"/>
    <w:rsid w:val="003926F0"/>
    <w:rsid w:val="003A3B95"/>
    <w:rsid w:val="003B32C4"/>
    <w:rsid w:val="003E27A1"/>
    <w:rsid w:val="003E29A0"/>
    <w:rsid w:val="003E2E95"/>
    <w:rsid w:val="003E5304"/>
    <w:rsid w:val="004345B3"/>
    <w:rsid w:val="00454317"/>
    <w:rsid w:val="0045492F"/>
    <w:rsid w:val="00457F1A"/>
    <w:rsid w:val="00466381"/>
    <w:rsid w:val="004A53FF"/>
    <w:rsid w:val="004A5EA2"/>
    <w:rsid w:val="004B3068"/>
    <w:rsid w:val="004B7213"/>
    <w:rsid w:val="004C05AC"/>
    <w:rsid w:val="004C09C6"/>
    <w:rsid w:val="004C398D"/>
    <w:rsid w:val="004C7E87"/>
    <w:rsid w:val="004D3256"/>
    <w:rsid w:val="004E4CE9"/>
    <w:rsid w:val="004F5B89"/>
    <w:rsid w:val="005026B5"/>
    <w:rsid w:val="00505D71"/>
    <w:rsid w:val="005061C3"/>
    <w:rsid w:val="00513186"/>
    <w:rsid w:val="00517820"/>
    <w:rsid w:val="00522DF7"/>
    <w:rsid w:val="00551027"/>
    <w:rsid w:val="005651DE"/>
    <w:rsid w:val="005858CB"/>
    <w:rsid w:val="00587881"/>
    <w:rsid w:val="005A2E8C"/>
    <w:rsid w:val="005A4287"/>
    <w:rsid w:val="005D5C0C"/>
    <w:rsid w:val="005E3627"/>
    <w:rsid w:val="005E3F8E"/>
    <w:rsid w:val="005F654E"/>
    <w:rsid w:val="00600F15"/>
    <w:rsid w:val="00605D77"/>
    <w:rsid w:val="006116D6"/>
    <w:rsid w:val="006642AE"/>
    <w:rsid w:val="0067562D"/>
    <w:rsid w:val="0068018C"/>
    <w:rsid w:val="00694B10"/>
    <w:rsid w:val="006C640B"/>
    <w:rsid w:val="006E543B"/>
    <w:rsid w:val="006E6587"/>
    <w:rsid w:val="00721609"/>
    <w:rsid w:val="0075123B"/>
    <w:rsid w:val="00753CF7"/>
    <w:rsid w:val="007576C8"/>
    <w:rsid w:val="00777A7D"/>
    <w:rsid w:val="00790816"/>
    <w:rsid w:val="00791404"/>
    <w:rsid w:val="00792CD0"/>
    <w:rsid w:val="00795D2D"/>
    <w:rsid w:val="007A00DE"/>
    <w:rsid w:val="007B23B7"/>
    <w:rsid w:val="007B3B69"/>
    <w:rsid w:val="007C0108"/>
    <w:rsid w:val="007C3292"/>
    <w:rsid w:val="007C7204"/>
    <w:rsid w:val="007D03FD"/>
    <w:rsid w:val="007D198A"/>
    <w:rsid w:val="007F406F"/>
    <w:rsid w:val="008009E3"/>
    <w:rsid w:val="00800A09"/>
    <w:rsid w:val="00800F5A"/>
    <w:rsid w:val="00805642"/>
    <w:rsid w:val="008222CD"/>
    <w:rsid w:val="00822EEC"/>
    <w:rsid w:val="00823EEB"/>
    <w:rsid w:val="008309FC"/>
    <w:rsid w:val="00837F8E"/>
    <w:rsid w:val="00840BFC"/>
    <w:rsid w:val="00844285"/>
    <w:rsid w:val="00853C8F"/>
    <w:rsid w:val="008557D5"/>
    <w:rsid w:val="0087145A"/>
    <w:rsid w:val="008768D9"/>
    <w:rsid w:val="0088123B"/>
    <w:rsid w:val="008835B1"/>
    <w:rsid w:val="008978C4"/>
    <w:rsid w:val="008A2ADB"/>
    <w:rsid w:val="008A560B"/>
    <w:rsid w:val="008B113A"/>
    <w:rsid w:val="008C3ACD"/>
    <w:rsid w:val="008C661C"/>
    <w:rsid w:val="008D771D"/>
    <w:rsid w:val="009035A7"/>
    <w:rsid w:val="00913DA8"/>
    <w:rsid w:val="00917F04"/>
    <w:rsid w:val="00926AF9"/>
    <w:rsid w:val="00927D76"/>
    <w:rsid w:val="0093044E"/>
    <w:rsid w:val="00930841"/>
    <w:rsid w:val="00953011"/>
    <w:rsid w:val="00960B9F"/>
    <w:rsid w:val="009649BC"/>
    <w:rsid w:val="00964AA4"/>
    <w:rsid w:val="0097692B"/>
    <w:rsid w:val="00991877"/>
    <w:rsid w:val="00991BCF"/>
    <w:rsid w:val="00992A3E"/>
    <w:rsid w:val="009A2072"/>
    <w:rsid w:val="009A568C"/>
    <w:rsid w:val="009B3959"/>
    <w:rsid w:val="009C465F"/>
    <w:rsid w:val="009F3D19"/>
    <w:rsid w:val="009F7092"/>
    <w:rsid w:val="00A128DE"/>
    <w:rsid w:val="00A13C2A"/>
    <w:rsid w:val="00A16864"/>
    <w:rsid w:val="00A168E6"/>
    <w:rsid w:val="00A23510"/>
    <w:rsid w:val="00A342DD"/>
    <w:rsid w:val="00A4023B"/>
    <w:rsid w:val="00A42708"/>
    <w:rsid w:val="00A75671"/>
    <w:rsid w:val="00A84EA6"/>
    <w:rsid w:val="00A9437A"/>
    <w:rsid w:val="00AA35F1"/>
    <w:rsid w:val="00AA7B53"/>
    <w:rsid w:val="00AC369A"/>
    <w:rsid w:val="00AD0D13"/>
    <w:rsid w:val="00AD31AB"/>
    <w:rsid w:val="00AE2E75"/>
    <w:rsid w:val="00B0097C"/>
    <w:rsid w:val="00B1270E"/>
    <w:rsid w:val="00B3129E"/>
    <w:rsid w:val="00B3597E"/>
    <w:rsid w:val="00B371AE"/>
    <w:rsid w:val="00B70309"/>
    <w:rsid w:val="00B80650"/>
    <w:rsid w:val="00B874E8"/>
    <w:rsid w:val="00BB43E7"/>
    <w:rsid w:val="00BC1CA6"/>
    <w:rsid w:val="00BD09AC"/>
    <w:rsid w:val="00BD6234"/>
    <w:rsid w:val="00C11DF1"/>
    <w:rsid w:val="00C12063"/>
    <w:rsid w:val="00C15EB6"/>
    <w:rsid w:val="00C17F3E"/>
    <w:rsid w:val="00C27728"/>
    <w:rsid w:val="00C27FDE"/>
    <w:rsid w:val="00C324EE"/>
    <w:rsid w:val="00C407FF"/>
    <w:rsid w:val="00C46302"/>
    <w:rsid w:val="00C55F3A"/>
    <w:rsid w:val="00C744FD"/>
    <w:rsid w:val="00C763F9"/>
    <w:rsid w:val="00C81604"/>
    <w:rsid w:val="00C85B61"/>
    <w:rsid w:val="00CA76A8"/>
    <w:rsid w:val="00CA76DA"/>
    <w:rsid w:val="00CB15E5"/>
    <w:rsid w:val="00CB7BE9"/>
    <w:rsid w:val="00CC2780"/>
    <w:rsid w:val="00CD1D7A"/>
    <w:rsid w:val="00CD5146"/>
    <w:rsid w:val="00CE2EE0"/>
    <w:rsid w:val="00CF0C87"/>
    <w:rsid w:val="00CF222F"/>
    <w:rsid w:val="00D06AC4"/>
    <w:rsid w:val="00D2308F"/>
    <w:rsid w:val="00D423BF"/>
    <w:rsid w:val="00D60408"/>
    <w:rsid w:val="00D62297"/>
    <w:rsid w:val="00DA423E"/>
    <w:rsid w:val="00DA431C"/>
    <w:rsid w:val="00DC11C1"/>
    <w:rsid w:val="00DC671B"/>
    <w:rsid w:val="00DD668D"/>
    <w:rsid w:val="00DE0FA8"/>
    <w:rsid w:val="00DE482D"/>
    <w:rsid w:val="00DE6C4E"/>
    <w:rsid w:val="00DF02B7"/>
    <w:rsid w:val="00E044FA"/>
    <w:rsid w:val="00E04584"/>
    <w:rsid w:val="00E1151C"/>
    <w:rsid w:val="00E377D2"/>
    <w:rsid w:val="00E76F55"/>
    <w:rsid w:val="00E819B2"/>
    <w:rsid w:val="00E8301B"/>
    <w:rsid w:val="00E863D8"/>
    <w:rsid w:val="00EA4BFD"/>
    <w:rsid w:val="00EA4E3F"/>
    <w:rsid w:val="00EB3218"/>
    <w:rsid w:val="00EB4D98"/>
    <w:rsid w:val="00EC0700"/>
    <w:rsid w:val="00EC1FCC"/>
    <w:rsid w:val="00EC23CF"/>
    <w:rsid w:val="00EC3F17"/>
    <w:rsid w:val="00EC767B"/>
    <w:rsid w:val="00ED2CC5"/>
    <w:rsid w:val="00EE1C2D"/>
    <w:rsid w:val="00EE52CE"/>
    <w:rsid w:val="00EE5B93"/>
    <w:rsid w:val="00EF23A6"/>
    <w:rsid w:val="00F01126"/>
    <w:rsid w:val="00F02997"/>
    <w:rsid w:val="00F11128"/>
    <w:rsid w:val="00F14F8E"/>
    <w:rsid w:val="00F50F38"/>
    <w:rsid w:val="00F54BC8"/>
    <w:rsid w:val="00F54E19"/>
    <w:rsid w:val="00F6434F"/>
    <w:rsid w:val="00F66B72"/>
    <w:rsid w:val="00F715CF"/>
    <w:rsid w:val="00F77668"/>
    <w:rsid w:val="00F86277"/>
    <w:rsid w:val="00F86A9F"/>
    <w:rsid w:val="00F9794B"/>
    <w:rsid w:val="00FD363F"/>
    <w:rsid w:val="00FD6CD9"/>
    <w:rsid w:val="00FD715A"/>
    <w:rsid w:val="00FE05F0"/>
    <w:rsid w:val="00FF47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6DD57"/>
  <w15:chartTrackingRefBased/>
  <w15:docId w15:val="{13AC7953-E488-4C59-8218-78266CD77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23B"/>
    <w:pPr>
      <w:spacing w:after="0" w:line="240" w:lineRule="auto"/>
    </w:pPr>
    <w:rPr>
      <w:rFonts w:ascii="Lato Light" w:hAnsi="Lato Light"/>
      <w:sz w:val="20"/>
    </w:rPr>
  </w:style>
  <w:style w:type="paragraph" w:styleId="Heading1">
    <w:name w:val="heading 1"/>
    <w:basedOn w:val="Normal"/>
    <w:next w:val="Normal"/>
    <w:link w:val="Heading1Char"/>
    <w:uiPriority w:val="9"/>
    <w:qFormat/>
    <w:rsid w:val="00F66B72"/>
    <w:pPr>
      <w:keepNext/>
      <w:keepLines/>
      <w:numPr>
        <w:numId w:val="1"/>
      </w:numPr>
      <w:spacing w:before="240"/>
      <w:ind w:left="357" w:hanging="357"/>
      <w:outlineLvl w:val="0"/>
    </w:pPr>
    <w:rPr>
      <w:rFonts w:ascii="Lato Semibold" w:eastAsiaTheme="majorEastAsia" w:hAnsi="Lato Semibold" w:cstheme="majorBidi"/>
      <w:color w:val="000000" w:themeColor="text1"/>
      <w:sz w:val="32"/>
      <w:szCs w:val="32"/>
    </w:rPr>
  </w:style>
  <w:style w:type="paragraph" w:styleId="Heading2">
    <w:name w:val="heading 2"/>
    <w:basedOn w:val="Normal"/>
    <w:next w:val="Normal"/>
    <w:link w:val="Heading2Char"/>
    <w:uiPriority w:val="9"/>
    <w:unhideWhenUsed/>
    <w:qFormat/>
    <w:rsid w:val="00BC1CA6"/>
    <w:pPr>
      <w:keepNext/>
      <w:keepLines/>
      <w:spacing w:before="40"/>
      <w:outlineLvl w:val="1"/>
    </w:pPr>
    <w:rPr>
      <w:rFonts w:ascii="Lato Medium" w:eastAsiaTheme="majorEastAsia" w:hAnsi="Lato Medium" w:cstheme="majorBidi"/>
      <w:color w:val="5B9BD5" w:themeColor="accent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2063"/>
    <w:pPr>
      <w:tabs>
        <w:tab w:val="center" w:pos="4513"/>
        <w:tab w:val="right" w:pos="9026"/>
      </w:tabs>
    </w:pPr>
  </w:style>
  <w:style w:type="character" w:customStyle="1" w:styleId="HeaderChar">
    <w:name w:val="Header Char"/>
    <w:basedOn w:val="DefaultParagraphFont"/>
    <w:link w:val="Header"/>
    <w:uiPriority w:val="99"/>
    <w:rsid w:val="00C12063"/>
  </w:style>
  <w:style w:type="paragraph" w:styleId="Footer">
    <w:name w:val="footer"/>
    <w:basedOn w:val="Normal"/>
    <w:link w:val="FooterChar"/>
    <w:uiPriority w:val="99"/>
    <w:unhideWhenUsed/>
    <w:rsid w:val="00C12063"/>
    <w:pPr>
      <w:tabs>
        <w:tab w:val="center" w:pos="4513"/>
        <w:tab w:val="right" w:pos="9026"/>
      </w:tabs>
    </w:pPr>
  </w:style>
  <w:style w:type="character" w:customStyle="1" w:styleId="FooterChar">
    <w:name w:val="Footer Char"/>
    <w:basedOn w:val="DefaultParagraphFont"/>
    <w:link w:val="Footer"/>
    <w:uiPriority w:val="99"/>
    <w:rsid w:val="00C12063"/>
  </w:style>
  <w:style w:type="paragraph" w:styleId="BalloonText">
    <w:name w:val="Balloon Text"/>
    <w:basedOn w:val="Normal"/>
    <w:link w:val="BalloonTextChar"/>
    <w:uiPriority w:val="99"/>
    <w:semiHidden/>
    <w:unhideWhenUsed/>
    <w:rsid w:val="00C1206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063"/>
    <w:rPr>
      <w:rFonts w:ascii="Segoe UI" w:hAnsi="Segoe UI" w:cs="Segoe UI"/>
      <w:sz w:val="18"/>
      <w:szCs w:val="18"/>
    </w:rPr>
  </w:style>
  <w:style w:type="paragraph" w:customStyle="1" w:styleId="WorkbookTitle">
    <w:name w:val="WorkbookTitle"/>
    <w:basedOn w:val="Normal"/>
    <w:link w:val="WorkbookTitleChar"/>
    <w:qFormat/>
    <w:rsid w:val="0075123B"/>
    <w:pPr>
      <w:tabs>
        <w:tab w:val="right" w:pos="9639"/>
      </w:tabs>
      <w:ind w:right="57"/>
    </w:pPr>
    <w:rPr>
      <w:rFonts w:eastAsia="Times New Roman" w:cs="Times New Roman"/>
      <w:b/>
      <w:color w:val="808080" w:themeColor="background1" w:themeShade="80"/>
      <w:sz w:val="48"/>
      <w:szCs w:val="24"/>
      <w:lang w:eastAsia="en-AU"/>
    </w:rPr>
  </w:style>
  <w:style w:type="character" w:customStyle="1" w:styleId="WorkbookTitleChar">
    <w:name w:val="WorkbookTitle Char"/>
    <w:basedOn w:val="DefaultParagraphFont"/>
    <w:link w:val="WorkbookTitle"/>
    <w:rsid w:val="0075123B"/>
    <w:rPr>
      <w:rFonts w:eastAsia="Times New Roman" w:cs="Times New Roman"/>
      <w:b/>
      <w:color w:val="808080" w:themeColor="background1" w:themeShade="80"/>
      <w:sz w:val="48"/>
      <w:szCs w:val="24"/>
      <w:lang w:eastAsia="en-AU"/>
    </w:rPr>
  </w:style>
  <w:style w:type="character" w:customStyle="1" w:styleId="Heading1Char">
    <w:name w:val="Heading 1 Char"/>
    <w:basedOn w:val="DefaultParagraphFont"/>
    <w:link w:val="Heading1"/>
    <w:uiPriority w:val="9"/>
    <w:rsid w:val="00F66B72"/>
    <w:rPr>
      <w:rFonts w:ascii="Lato Semibold" w:eastAsiaTheme="majorEastAsia" w:hAnsi="Lato Semibold" w:cstheme="majorBidi"/>
      <w:color w:val="000000" w:themeColor="text1"/>
      <w:sz w:val="32"/>
      <w:szCs w:val="32"/>
    </w:rPr>
  </w:style>
  <w:style w:type="paragraph" w:styleId="TOCHeading">
    <w:name w:val="TOC Heading"/>
    <w:basedOn w:val="Heading1"/>
    <w:next w:val="Normal"/>
    <w:uiPriority w:val="39"/>
    <w:unhideWhenUsed/>
    <w:qFormat/>
    <w:rsid w:val="001E2D29"/>
    <w:pPr>
      <w:numPr>
        <w:numId w:val="0"/>
      </w:numPr>
      <w:spacing w:line="259" w:lineRule="auto"/>
      <w:outlineLvl w:val="9"/>
    </w:pPr>
  </w:style>
  <w:style w:type="paragraph" w:styleId="TOC1">
    <w:name w:val="toc 1"/>
    <w:basedOn w:val="Normal"/>
    <w:next w:val="Normal"/>
    <w:autoRedefine/>
    <w:uiPriority w:val="39"/>
    <w:unhideWhenUsed/>
    <w:rsid w:val="00DE6C4E"/>
    <w:pPr>
      <w:tabs>
        <w:tab w:val="left" w:pos="660"/>
        <w:tab w:val="right" w:leader="dot" w:pos="9736"/>
      </w:tabs>
      <w:spacing w:after="100"/>
      <w:pPrChange w:id="0" w:author="Gallard, Brett (LNG-AUS)" w:date="2020-02-21T16:10:00Z">
        <w:pPr>
          <w:spacing w:after="100"/>
        </w:pPr>
      </w:pPrChange>
    </w:pPr>
    <w:rPr>
      <w:rPrChange w:id="0" w:author="Gallard, Brett (LNG-AUS)" w:date="2020-02-21T16:10:00Z">
        <w:rPr>
          <w:rFonts w:ascii="Lato Light" w:eastAsiaTheme="minorHAnsi" w:hAnsi="Lato Light" w:cstheme="minorBidi"/>
          <w:szCs w:val="22"/>
          <w:lang w:val="en-AU" w:eastAsia="en-US" w:bidi="ar-SA"/>
        </w:rPr>
      </w:rPrChange>
    </w:rPr>
  </w:style>
  <w:style w:type="character" w:styleId="Hyperlink">
    <w:name w:val="Hyperlink"/>
    <w:basedOn w:val="DefaultParagraphFont"/>
    <w:uiPriority w:val="99"/>
    <w:unhideWhenUsed/>
    <w:rsid w:val="001E2D29"/>
    <w:rPr>
      <w:color w:val="0563C1" w:themeColor="hyperlink"/>
      <w:u w:val="single"/>
    </w:rPr>
  </w:style>
  <w:style w:type="paragraph" w:styleId="ListParagraph">
    <w:name w:val="List Paragraph"/>
    <w:basedOn w:val="Normal"/>
    <w:uiPriority w:val="34"/>
    <w:qFormat/>
    <w:rsid w:val="00777A7D"/>
    <w:pPr>
      <w:ind w:left="720"/>
      <w:contextualSpacing/>
    </w:pPr>
  </w:style>
  <w:style w:type="character" w:customStyle="1" w:styleId="UnresolvedMention">
    <w:name w:val="Unresolved Mention"/>
    <w:basedOn w:val="DefaultParagraphFont"/>
    <w:uiPriority w:val="99"/>
    <w:semiHidden/>
    <w:unhideWhenUsed/>
    <w:rsid w:val="00CF0C87"/>
    <w:rPr>
      <w:color w:val="605E5C"/>
      <w:shd w:val="clear" w:color="auto" w:fill="E1DFDD"/>
    </w:rPr>
  </w:style>
  <w:style w:type="table" w:styleId="GridTable2-Accent3">
    <w:name w:val="Grid Table 2 Accent 3"/>
    <w:basedOn w:val="TableNormal"/>
    <w:uiPriority w:val="47"/>
    <w:rsid w:val="007576C8"/>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C17F3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mportantNotePara">
    <w:name w:val="ImportantNotePara"/>
    <w:basedOn w:val="Normal"/>
    <w:link w:val="ImportantNoteParaChar"/>
    <w:qFormat/>
    <w:rsid w:val="007B23B7"/>
  </w:style>
  <w:style w:type="character" w:customStyle="1" w:styleId="ImportantNoteParaChar">
    <w:name w:val="ImportantNotePara Char"/>
    <w:basedOn w:val="DefaultParagraphFont"/>
    <w:link w:val="ImportantNotePara"/>
    <w:rsid w:val="007B23B7"/>
    <w:rPr>
      <w:rFonts w:ascii="Lato Light" w:hAnsi="Lato Light"/>
      <w:sz w:val="20"/>
    </w:rPr>
  </w:style>
  <w:style w:type="paragraph" w:styleId="NormalWeb">
    <w:name w:val="Normal (Web)"/>
    <w:basedOn w:val="Normal"/>
    <w:uiPriority w:val="99"/>
    <w:semiHidden/>
    <w:unhideWhenUsed/>
    <w:rsid w:val="00376F66"/>
    <w:pPr>
      <w:spacing w:before="100" w:beforeAutospacing="1" w:after="100"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376F66"/>
    <w:rPr>
      <w:b/>
      <w:bCs/>
    </w:rPr>
  </w:style>
  <w:style w:type="character" w:styleId="CommentReference">
    <w:name w:val="annotation reference"/>
    <w:basedOn w:val="DefaultParagraphFont"/>
    <w:uiPriority w:val="99"/>
    <w:semiHidden/>
    <w:unhideWhenUsed/>
    <w:rsid w:val="001D572E"/>
    <w:rPr>
      <w:sz w:val="16"/>
      <w:szCs w:val="16"/>
    </w:rPr>
  </w:style>
  <w:style w:type="paragraph" w:styleId="CommentText">
    <w:name w:val="annotation text"/>
    <w:basedOn w:val="Normal"/>
    <w:link w:val="CommentTextChar"/>
    <w:uiPriority w:val="99"/>
    <w:semiHidden/>
    <w:unhideWhenUsed/>
    <w:rsid w:val="001D572E"/>
    <w:rPr>
      <w:szCs w:val="20"/>
    </w:rPr>
  </w:style>
  <w:style w:type="character" w:customStyle="1" w:styleId="CommentTextChar">
    <w:name w:val="Comment Text Char"/>
    <w:basedOn w:val="DefaultParagraphFont"/>
    <w:link w:val="CommentText"/>
    <w:uiPriority w:val="99"/>
    <w:semiHidden/>
    <w:rsid w:val="001D572E"/>
    <w:rPr>
      <w:rFonts w:ascii="Lato Light" w:hAnsi="Lato Light"/>
      <w:sz w:val="20"/>
      <w:szCs w:val="20"/>
    </w:rPr>
  </w:style>
  <w:style w:type="paragraph" w:styleId="CommentSubject">
    <w:name w:val="annotation subject"/>
    <w:basedOn w:val="CommentText"/>
    <w:next w:val="CommentText"/>
    <w:link w:val="CommentSubjectChar"/>
    <w:uiPriority w:val="99"/>
    <w:semiHidden/>
    <w:unhideWhenUsed/>
    <w:rsid w:val="001D572E"/>
    <w:rPr>
      <w:b/>
      <w:bCs/>
    </w:rPr>
  </w:style>
  <w:style w:type="character" w:customStyle="1" w:styleId="CommentSubjectChar">
    <w:name w:val="Comment Subject Char"/>
    <w:basedOn w:val="CommentTextChar"/>
    <w:link w:val="CommentSubject"/>
    <w:uiPriority w:val="99"/>
    <w:semiHidden/>
    <w:rsid w:val="001D572E"/>
    <w:rPr>
      <w:rFonts w:ascii="Lato Light" w:hAnsi="Lato Light"/>
      <w:b/>
      <w:bCs/>
      <w:sz w:val="20"/>
      <w:szCs w:val="20"/>
    </w:rPr>
  </w:style>
  <w:style w:type="table" w:styleId="TableGrid">
    <w:name w:val="Table Grid"/>
    <w:basedOn w:val="TableNormal"/>
    <w:uiPriority w:val="59"/>
    <w:unhideWhenUsed/>
    <w:rsid w:val="00CC2780"/>
    <w:pPr>
      <w:spacing w:after="0" w:line="240" w:lineRule="auto"/>
    </w:pPr>
    <w:rPr>
      <w:rFonts w:ascii="Calibri" w:eastAsia="Calibri" w:hAnsi="Calibri"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picHeader">
    <w:name w:val="TopicHeader"/>
    <w:basedOn w:val="Normal"/>
    <w:link w:val="TopicHeaderChar"/>
    <w:qFormat/>
    <w:rsid w:val="00CC2780"/>
    <w:pPr>
      <w:spacing w:after="120"/>
      <w:contextualSpacing/>
    </w:pPr>
    <w:rPr>
      <w:rFonts w:ascii="Calibri" w:eastAsia="Calibri" w:hAnsi="Calibri" w:cs="Times New Roman"/>
      <w:b/>
      <w:color w:val="FF0000"/>
      <w:sz w:val="24"/>
    </w:rPr>
  </w:style>
  <w:style w:type="character" w:customStyle="1" w:styleId="TopicHeaderChar">
    <w:name w:val="TopicHeader Char"/>
    <w:basedOn w:val="DefaultParagraphFont"/>
    <w:link w:val="TopicHeader"/>
    <w:rsid w:val="00CC2780"/>
    <w:rPr>
      <w:rFonts w:ascii="Calibri" w:eastAsia="Calibri" w:hAnsi="Calibri" w:cs="Times New Roman"/>
      <w:b/>
      <w:color w:val="FF0000"/>
      <w:sz w:val="24"/>
    </w:rPr>
  </w:style>
  <w:style w:type="paragraph" w:customStyle="1" w:styleId="paragraph">
    <w:name w:val="paragraph"/>
    <w:basedOn w:val="Normal"/>
    <w:rsid w:val="00CC2780"/>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CC2780"/>
  </w:style>
  <w:style w:type="character" w:customStyle="1" w:styleId="eop">
    <w:name w:val="eop"/>
    <w:basedOn w:val="DefaultParagraphFont"/>
    <w:rsid w:val="00CC2780"/>
  </w:style>
  <w:style w:type="character" w:customStyle="1" w:styleId="spellingerror">
    <w:name w:val="spellingerror"/>
    <w:basedOn w:val="DefaultParagraphFont"/>
    <w:rsid w:val="00CC2780"/>
  </w:style>
  <w:style w:type="paragraph" w:styleId="Revision">
    <w:name w:val="Revision"/>
    <w:hidden/>
    <w:uiPriority w:val="99"/>
    <w:semiHidden/>
    <w:rsid w:val="00960B9F"/>
    <w:pPr>
      <w:spacing w:after="0" w:line="240" w:lineRule="auto"/>
    </w:pPr>
    <w:rPr>
      <w:rFonts w:ascii="Lato Light" w:hAnsi="Lato Light"/>
      <w:sz w:val="20"/>
    </w:rPr>
  </w:style>
  <w:style w:type="character" w:customStyle="1" w:styleId="Heading2Char">
    <w:name w:val="Heading 2 Char"/>
    <w:basedOn w:val="DefaultParagraphFont"/>
    <w:link w:val="Heading2"/>
    <w:uiPriority w:val="9"/>
    <w:rsid w:val="00BC1CA6"/>
    <w:rPr>
      <w:rFonts w:ascii="Lato Medium" w:eastAsiaTheme="majorEastAsia" w:hAnsi="Lato Medium" w:cstheme="majorBidi"/>
      <w:color w:val="5B9BD5" w:themeColor="accent5"/>
      <w:sz w:val="26"/>
      <w:szCs w:val="26"/>
    </w:rPr>
  </w:style>
  <w:style w:type="paragraph" w:styleId="TOC2">
    <w:name w:val="toc 2"/>
    <w:basedOn w:val="Normal"/>
    <w:next w:val="Normal"/>
    <w:autoRedefine/>
    <w:uiPriority w:val="39"/>
    <w:unhideWhenUsed/>
    <w:rsid w:val="004A5EA2"/>
    <w:pPr>
      <w:spacing w:after="100"/>
      <w:ind w:left="200"/>
    </w:pPr>
  </w:style>
  <w:style w:type="paragraph" w:styleId="TOC3">
    <w:name w:val="toc 3"/>
    <w:basedOn w:val="Normal"/>
    <w:next w:val="Normal"/>
    <w:autoRedefine/>
    <w:uiPriority w:val="39"/>
    <w:unhideWhenUsed/>
    <w:rsid w:val="00DE6C4E"/>
    <w:pPr>
      <w:spacing w:after="100" w:line="259" w:lineRule="auto"/>
      <w:ind w:left="440"/>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29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microsoft.com/office/2011/relationships/people" Target="peop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0.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B6551-B7A3-4E47-A766-4CD84D7E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4388</TotalTime>
  <Pages>8</Pages>
  <Words>4759</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Gallard, Brett (LNG-AUS)</dc:creator>
  <cp:keywords/>
  <dc:description/>
  <cp:lastModifiedBy>MAYANK KUMAR</cp:lastModifiedBy>
  <cp:revision>280</cp:revision>
  <cp:lastPrinted>2020-02-24T04:56:00Z</cp:lastPrinted>
  <dcterms:created xsi:type="dcterms:W3CDTF">2019-10-24T02:46:00Z</dcterms:created>
  <dcterms:modified xsi:type="dcterms:W3CDTF">2020-04-22T11:55:00Z</dcterms:modified>
</cp:coreProperties>
</file>